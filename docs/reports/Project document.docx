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8A1B72">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8A1B72">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8A1B72">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8" o:title=""/>
          </v:shape>
          <o:OLEObject Type="Embed" ProgID="Excel.Sheet.12" ShapeID="_x0000_i1025" DrawAspect="Content" ObjectID="_1619886967"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7AFFD4C"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02415F"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44: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10" w:author="Khoa Anh" w:date="2019-05-20T19:44:00Z"/>
        </w:rPr>
      </w:pPr>
    </w:p>
    <w:p w:rsidR="001421DD" w:rsidRDefault="001421DD" w:rsidP="001421DD">
      <w:pPr>
        <w:pStyle w:val="Heading2"/>
        <w:numPr>
          <w:ilvl w:val="2"/>
          <w:numId w:val="2"/>
        </w:numPr>
        <w:ind w:hanging="153"/>
        <w:rPr>
          <w:ins w:id="211" w:author="Khoa Anh" w:date="2019-05-20T19:45:00Z"/>
        </w:rPr>
      </w:pPr>
      <w:ins w:id="212" w:author="Khoa Anh" w:date="2019-05-20T19:45:00Z">
        <w:r>
          <w:lastRenderedPageBreak/>
          <w:t>Giao diện các hàm</w:t>
        </w:r>
      </w:ins>
    </w:p>
    <w:p w:rsidR="001421DD" w:rsidRPr="001421DD" w:rsidRDefault="001421DD" w:rsidP="001421DD">
      <w:pPr>
        <w:ind w:left="576"/>
        <w:rPr>
          <w:ins w:id="213" w:author="Khoa Anh" w:date="2019-05-20T19:44:00Z"/>
          <w:rPrChange w:id="214" w:author="Khoa Anh" w:date="2019-05-20T19:45:00Z">
            <w:rPr>
              <w:ins w:id="215" w:author="Khoa Anh" w:date="2019-05-20T19:44:00Z"/>
            </w:rPr>
          </w:rPrChange>
        </w:rPr>
        <w:pPrChange w:id="216" w:author="Khoa Anh" w:date="2019-05-20T19:45:00Z">
          <w:pPr>
            <w:pStyle w:val="Heading2"/>
            <w:numPr>
              <w:ilvl w:val="2"/>
              <w:numId w:val="2"/>
            </w:numPr>
            <w:ind w:left="720" w:hanging="153"/>
          </w:pPr>
        </w:pPrChange>
      </w:pPr>
      <w:ins w:id="217"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18" w:author="Khoa Anh" w:date="2019-05-20T19:46:00Z"/>
                                </w:rPr>
                              </w:pPr>
                              <w:ins w:id="219" w:author="Khoa Anh" w:date="2019-05-20T19:46:00Z">
                                <w:r>
                                  <w:t>// lấy khoảng cách đo được bởi cảm biến siêu âm</w:t>
                                </w:r>
                              </w:ins>
                            </w:p>
                            <w:p w:rsidR="005864AE" w:rsidRDefault="001421DD" w:rsidP="005864AE">
                              <w:pPr>
                                <w:rPr>
                                  <w:ins w:id="220" w:author="Khoa Anh" w:date="2019-05-20T19:48:00Z"/>
                                </w:rPr>
                              </w:pPr>
                              <w:ins w:id="221" w:author="Khoa Anh" w:date="2019-05-20T19:46:00Z">
                                <w:r>
                                  <w:t>unsigned long getDistance()</w:t>
                                </w:r>
                                <w:r>
                                  <w:t>;</w:t>
                                </w:r>
                              </w:ins>
                            </w:p>
                            <w:p w:rsidR="001421DD" w:rsidRDefault="005864AE" w:rsidP="005864AE">
                              <w:pPr>
                                <w:rPr>
                                  <w:ins w:id="222" w:author="Khoa Anh" w:date="2019-05-20T19:46:00Z"/>
                                </w:rPr>
                              </w:pPr>
                              <w:ins w:id="223" w:author="Khoa Anh" w:date="2019-05-20T19:48:00Z">
                                <w:r>
                                  <w:t>-----------------------------------------------------------------------------------------</w:t>
                                </w:r>
                              </w:ins>
                            </w:p>
                            <w:p w:rsidR="001421DD" w:rsidRDefault="001421DD" w:rsidP="001421DD">
                              <w:pPr>
                                <w:rPr>
                                  <w:ins w:id="224" w:author="Khoa Anh" w:date="2019-05-20T19:47:00Z"/>
                                </w:rPr>
                              </w:pPr>
                              <w:ins w:id="225" w:author="Khoa Anh" w:date="2019-05-20T19:47:00Z">
                                <w:r>
                                  <w:t>// Trả về khoảng cách</w:t>
                                </w:r>
                                <w:r>
                                  <w:t xml:space="preserve"> </w:t>
                                </w:r>
                                <w:r>
                                  <w:t>t</w:t>
                                </w:r>
                                <w:bookmarkStart w:id="226" w:name="_GoBack"/>
                                <w:bookmarkEnd w:id="226"/>
                                <w:r>
                                  <w:t>ới vật gần nhất</w:t>
                                </w:r>
                              </w:ins>
                            </w:p>
                            <w:p w:rsidR="005864AE" w:rsidRDefault="001421DD" w:rsidP="005864AE">
                              <w:pPr>
                                <w:rPr>
                                  <w:ins w:id="227" w:author="Khoa Anh" w:date="2019-05-20T19:49:00Z"/>
                                </w:rPr>
                              </w:pPr>
                              <w:ins w:id="228" w:author="Khoa Anh" w:date="2019-05-20T19:47:00Z">
                                <w:r>
                                  <w:t>unsigned long measureDistance()</w:t>
                                </w:r>
                                <w:r>
                                  <w:t>;</w:t>
                                </w:r>
                              </w:ins>
                            </w:p>
                            <w:p w:rsidR="005864AE" w:rsidRDefault="005864AE" w:rsidP="005864AE">
                              <w:pPr>
                                <w:rPr>
                                  <w:ins w:id="229" w:author="Khoa Anh" w:date="2019-05-20T19:49:00Z"/>
                                </w:rPr>
                              </w:pPr>
                              <w:ins w:id="230" w:author="Khoa Anh" w:date="2019-05-20T19:49:00Z">
                                <w:r>
                                  <w:t>-----------------------------------------------------------------------------------------</w:t>
                                </w:r>
                              </w:ins>
                            </w:p>
                            <w:p w:rsidR="005864AE" w:rsidRDefault="005864AE" w:rsidP="005864AE">
                              <w:pPr>
                                <w:rPr>
                                  <w:ins w:id="231" w:author="Khoa Anh" w:date="2019-05-20T19:49:00Z"/>
                                </w:rPr>
                              </w:pPr>
                              <w:ins w:id="232" w:author="Khoa Anh" w:date="2019-05-20T19:49:00Z">
                                <w:r>
                                  <w:t>// Xoay xe để tìm kiếm vật</w:t>
                                </w:r>
                              </w:ins>
                            </w:p>
                            <w:p w:rsidR="005864AE" w:rsidRDefault="005864AE" w:rsidP="005864AE">
                              <w:pPr>
                                <w:rPr>
                                  <w:ins w:id="233" w:author="Khoa Anh" w:date="2019-05-20T19:48:00Z"/>
                                </w:rPr>
                              </w:pPr>
                              <w:ins w:id="234" w:author="Khoa Anh" w:date="2019-05-20T19:49:00Z">
                                <w:r>
                                  <w:t>boolean detectObject();</w:t>
                                </w:r>
                              </w:ins>
                            </w:p>
                            <w:p w:rsidR="005864AE" w:rsidRDefault="005864AE" w:rsidP="005864AE">
                              <w:pPr>
                                <w:rPr>
                                  <w:ins w:id="235" w:author="Khoa Anh" w:date="2019-05-20T19:47:00Z"/>
                                </w:rPr>
                              </w:pPr>
                              <w:ins w:id="236" w:author="Khoa Anh" w:date="2019-05-20T19:48:00Z">
                                <w:r>
                                  <w:t>-----------------------------------------------------------------------------------------</w:t>
                                </w:r>
                              </w:ins>
                            </w:p>
                            <w:p w:rsidR="005864AE" w:rsidRDefault="005864AE" w:rsidP="005864AE">
                              <w:pPr>
                                <w:rPr>
                                  <w:ins w:id="237" w:author="Khoa Anh" w:date="2019-05-20T19:47:00Z"/>
                                </w:rPr>
                              </w:pPr>
                              <w:ins w:id="238" w:author="Khoa Anh" w:date="2019-05-20T19:47:00Z">
                                <w:r>
                                  <w:t>// Dừng xe</w:t>
                                </w:r>
                              </w:ins>
                            </w:p>
                            <w:p w:rsidR="005864AE" w:rsidRDefault="005864AE" w:rsidP="005864AE">
                              <w:pPr>
                                <w:rPr>
                                  <w:ins w:id="239" w:author="Khoa Anh" w:date="2019-05-20T19:48:00Z"/>
                                </w:rPr>
                              </w:pPr>
                              <w:ins w:id="240" w:author="Khoa Anh" w:date="2019-05-20T19:47:00Z">
                                <w:r>
                                  <w:t>void stopMoving()</w:t>
                                </w:r>
                                <w:r>
                                  <w:t>;</w:t>
                                </w:r>
                              </w:ins>
                            </w:p>
                            <w:p w:rsidR="005864AE" w:rsidRDefault="005864AE" w:rsidP="005864AE">
                              <w:pPr>
                                <w:rPr>
                                  <w:ins w:id="241" w:author="Khoa Anh" w:date="2019-05-20T19:47:00Z"/>
                                </w:rPr>
                              </w:pPr>
                              <w:ins w:id="242" w:author="Khoa Anh" w:date="2019-05-20T19:48:00Z">
                                <w:r>
                                  <w:t>-----------------------------------------------------------------------------------------</w:t>
                                </w:r>
                              </w:ins>
                            </w:p>
                            <w:p w:rsidR="005864AE" w:rsidRDefault="005864AE" w:rsidP="005864AE">
                              <w:pPr>
                                <w:rPr>
                                  <w:ins w:id="243" w:author="Khoa Anh" w:date="2019-05-20T19:47:00Z"/>
                                </w:rPr>
                              </w:pPr>
                              <w:ins w:id="244" w:author="Khoa Anh" w:date="2019-05-20T19:47:00Z">
                                <w:r>
                                  <w:t>// Tiến lên trước</w:t>
                                </w:r>
                              </w:ins>
                            </w:p>
                            <w:p w:rsidR="005864AE" w:rsidRDefault="005864AE" w:rsidP="005864AE">
                              <w:pPr>
                                <w:rPr>
                                  <w:ins w:id="245" w:author="Khoa Anh" w:date="2019-05-20T19:47:00Z"/>
                                </w:rPr>
                              </w:pPr>
                              <w:ins w:id="246" w:author="Khoa Anh" w:date="2019-05-20T19:47:00Z">
                                <w:r>
                                  <w:t>// params: speed tốc độ quay của bánh xe (vòng/phút)</w:t>
                                </w:r>
                              </w:ins>
                            </w:p>
                            <w:p w:rsidR="005864AE" w:rsidRDefault="005864AE" w:rsidP="005864AE">
                              <w:pPr>
                                <w:rPr>
                                  <w:ins w:id="247" w:author="Khoa Anh" w:date="2019-05-20T19:48:00Z"/>
                                </w:rPr>
                              </w:pPr>
                              <w:ins w:id="248" w:author="Khoa Anh" w:date="2019-05-20T19:47:00Z">
                                <w:r>
                                  <w:t>void moveForward(int speed)</w:t>
                                </w:r>
                                <w:r>
                                  <w:t>;</w:t>
                                </w:r>
                              </w:ins>
                            </w:p>
                            <w:p w:rsidR="005864AE" w:rsidRDefault="005864AE" w:rsidP="005864AE">
                              <w:pPr>
                                <w:rPr>
                                  <w:ins w:id="249" w:author="Khoa Anh" w:date="2019-05-20T19:47:00Z"/>
                                </w:rPr>
                              </w:pPr>
                              <w:ins w:id="250" w:author="Khoa Anh" w:date="2019-05-20T19:48:00Z">
                                <w:r>
                                  <w:t>-----------------------------------------------------------------------------------------</w:t>
                                </w:r>
                              </w:ins>
                            </w:p>
                            <w:p w:rsidR="005864AE" w:rsidRDefault="005864AE" w:rsidP="005864AE">
                              <w:pPr>
                                <w:rPr>
                                  <w:ins w:id="251" w:author="Khoa Anh" w:date="2019-05-20T19:48:00Z"/>
                                </w:rPr>
                              </w:pPr>
                              <w:ins w:id="252" w:author="Khoa Anh" w:date="2019-05-20T19:48:00Z">
                                <w:r>
                                  <w:t>// Lùi lại</w:t>
                                </w:r>
                              </w:ins>
                            </w:p>
                            <w:p w:rsidR="005864AE" w:rsidRDefault="005864AE" w:rsidP="005864AE">
                              <w:pPr>
                                <w:rPr>
                                  <w:ins w:id="253" w:author="Khoa Anh" w:date="2019-05-20T19:48:00Z"/>
                                </w:rPr>
                              </w:pPr>
                              <w:ins w:id="254" w:author="Khoa Anh" w:date="2019-05-20T19:48:00Z">
                                <w:r>
                                  <w:t>// params: speed tốc độ quay của bánh xe (vòng/phút)</w:t>
                                </w:r>
                              </w:ins>
                            </w:p>
                            <w:p w:rsidR="005864AE" w:rsidRDefault="005864AE" w:rsidP="005864AE">
                              <w:pPr>
                                <w:rPr>
                                  <w:ins w:id="255" w:author="Khoa Anh" w:date="2019-05-20T19:48:00Z"/>
                                </w:rPr>
                              </w:pPr>
                              <w:ins w:id="256" w:author="Khoa Anh" w:date="2019-05-20T19:48:00Z">
                                <w:r>
                                  <w:t>void moveBackward(int speed)</w:t>
                                </w:r>
                                <w:r>
                                  <w:t>;</w:t>
                                </w:r>
                              </w:ins>
                            </w:p>
                            <w:p w:rsidR="005864AE" w:rsidRDefault="005864AE" w:rsidP="005864AE">
                              <w:pPr>
                                <w:rPr>
                                  <w:ins w:id="257" w:author="Khoa Anh" w:date="2019-05-20T19:48:00Z"/>
                                </w:rPr>
                              </w:pPr>
                              <w:ins w:id="258" w:author="Khoa Anh" w:date="2019-05-20T19:48:00Z">
                                <w:r>
                                  <w:t>-----------------------------------------------------------------------------------------</w:t>
                                </w:r>
                              </w:ins>
                            </w:p>
                            <w:p w:rsidR="005864AE" w:rsidRDefault="005864AE" w:rsidP="005864AE">
                              <w:pPr>
                                <w:rPr>
                                  <w:ins w:id="259" w:author="Khoa Anh" w:date="2019-05-20T19:48:00Z"/>
                                </w:rPr>
                              </w:pPr>
                              <w:ins w:id="260" w:author="Khoa Anh" w:date="2019-05-20T19:48:00Z">
                                <w:r>
                                  <w:t>// Xoay trái</w:t>
                                </w:r>
                              </w:ins>
                            </w:p>
                            <w:p w:rsidR="005864AE" w:rsidRDefault="005864AE" w:rsidP="005864AE">
                              <w:pPr>
                                <w:rPr>
                                  <w:ins w:id="261" w:author="Khoa Anh" w:date="2019-05-20T19:48:00Z"/>
                                </w:rPr>
                              </w:pPr>
                              <w:ins w:id="262" w:author="Khoa Anh" w:date="2019-05-20T19:48:00Z">
                                <w:r>
                                  <w:t>// params: angle góc cần quay</w:t>
                                </w:r>
                              </w:ins>
                            </w:p>
                            <w:p w:rsidR="005864AE" w:rsidRDefault="005864AE" w:rsidP="005864AE">
                              <w:pPr>
                                <w:rPr>
                                  <w:ins w:id="263" w:author="Khoa Anh" w:date="2019-05-20T19:48:00Z"/>
                                </w:rPr>
                              </w:pPr>
                              <w:ins w:id="264" w:author="Khoa Anh" w:date="2019-05-20T19:48:00Z">
                                <w:r>
                                  <w:t>//         speed tốc độ quay của bánh xe (vòng/phút)</w:t>
                                </w:r>
                              </w:ins>
                            </w:p>
                            <w:p w:rsidR="005864AE" w:rsidRDefault="005864AE" w:rsidP="005864AE">
                              <w:pPr>
                                <w:rPr>
                                  <w:ins w:id="265" w:author="Khoa Anh" w:date="2019-05-20T19:48:00Z"/>
                                </w:rPr>
                              </w:pPr>
                              <w:ins w:id="266" w:author="Khoa Anh" w:date="2019-05-20T19:48:00Z">
                                <w:r>
                                  <w:t>void turnLeft(int angle, int speed)</w:t>
                                </w:r>
                                <w:r>
                                  <w:t>;</w:t>
                                </w:r>
                              </w:ins>
                            </w:p>
                            <w:p w:rsidR="005864AE" w:rsidRDefault="005864AE" w:rsidP="005864AE">
                              <w:pPr>
                                <w:rPr>
                                  <w:ins w:id="267" w:author="Khoa Anh" w:date="2019-05-20T19:48:00Z"/>
                                </w:rPr>
                              </w:pPr>
                              <w:ins w:id="268" w:author="Khoa Anh" w:date="2019-05-20T19:48:00Z">
                                <w:r>
                                  <w:t>-----------------------------------------------------------------------------------------</w:t>
                                </w:r>
                              </w:ins>
                            </w:p>
                            <w:p w:rsidR="005864AE" w:rsidRDefault="005864AE" w:rsidP="005864AE">
                              <w:pPr>
                                <w:rPr>
                                  <w:ins w:id="269" w:author="Khoa Anh" w:date="2019-05-20T19:48:00Z"/>
                                </w:rPr>
                              </w:pPr>
                              <w:ins w:id="270" w:author="Khoa Anh" w:date="2019-05-20T19:48:00Z">
                                <w:r>
                                  <w:t>// Xoay phải</w:t>
                                </w:r>
                              </w:ins>
                            </w:p>
                            <w:p w:rsidR="005864AE" w:rsidRDefault="005864AE" w:rsidP="005864AE">
                              <w:pPr>
                                <w:rPr>
                                  <w:ins w:id="271" w:author="Khoa Anh" w:date="2019-05-20T19:48:00Z"/>
                                </w:rPr>
                              </w:pPr>
                              <w:ins w:id="272" w:author="Khoa Anh" w:date="2019-05-20T19:48:00Z">
                                <w:r>
                                  <w:t>// params: angle góc cần quay</w:t>
                                </w:r>
                              </w:ins>
                            </w:p>
                            <w:p w:rsidR="005864AE" w:rsidRDefault="005864AE" w:rsidP="005864AE">
                              <w:pPr>
                                <w:rPr>
                                  <w:ins w:id="273" w:author="Khoa Anh" w:date="2019-05-20T19:48:00Z"/>
                                </w:rPr>
                              </w:pPr>
                              <w:ins w:id="274" w:author="Khoa Anh" w:date="2019-05-20T19:48:00Z">
                                <w:r>
                                  <w:t>//         speed tốc độ quay của bánh xe (vòng/phút)</w:t>
                                </w:r>
                              </w:ins>
                            </w:p>
                            <w:p w:rsidR="005864AE" w:rsidRDefault="005864AE" w:rsidP="005864AE">
                              <w:ins w:id="275" w:author="Khoa Anh" w:date="2019-05-20T19:48:00Z">
                                <w:r>
                                  <w:t>void turnRight(int angle, int speed)</w:t>
                                </w:r>
                                <w:r>
                                  <w:t>;</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76" w:author="Khoa Anh" w:date="2019-05-20T19:46:00Z"/>
                          </w:rPr>
                        </w:pPr>
                        <w:ins w:id="277" w:author="Khoa Anh" w:date="2019-05-20T19:46:00Z">
                          <w:r>
                            <w:t>// lấy khoảng cách đo được bởi cảm biến siêu âm</w:t>
                          </w:r>
                        </w:ins>
                      </w:p>
                      <w:p w:rsidR="005864AE" w:rsidRDefault="001421DD" w:rsidP="005864AE">
                        <w:pPr>
                          <w:rPr>
                            <w:ins w:id="278" w:author="Khoa Anh" w:date="2019-05-20T19:48:00Z"/>
                          </w:rPr>
                        </w:pPr>
                        <w:ins w:id="279" w:author="Khoa Anh" w:date="2019-05-20T19:46:00Z">
                          <w:r>
                            <w:t>unsigned long getDistance()</w:t>
                          </w:r>
                          <w:r>
                            <w:t>;</w:t>
                          </w:r>
                        </w:ins>
                      </w:p>
                      <w:p w:rsidR="001421DD" w:rsidRDefault="005864AE" w:rsidP="005864AE">
                        <w:pPr>
                          <w:rPr>
                            <w:ins w:id="280" w:author="Khoa Anh" w:date="2019-05-20T19:46:00Z"/>
                          </w:rPr>
                        </w:pPr>
                        <w:ins w:id="281" w:author="Khoa Anh" w:date="2019-05-20T19:48:00Z">
                          <w:r>
                            <w:t>-----------------------------------------------------------------------------------------</w:t>
                          </w:r>
                        </w:ins>
                      </w:p>
                      <w:p w:rsidR="001421DD" w:rsidRDefault="001421DD" w:rsidP="001421DD">
                        <w:pPr>
                          <w:rPr>
                            <w:ins w:id="282" w:author="Khoa Anh" w:date="2019-05-20T19:47:00Z"/>
                          </w:rPr>
                        </w:pPr>
                        <w:ins w:id="283" w:author="Khoa Anh" w:date="2019-05-20T19:47:00Z">
                          <w:r>
                            <w:t>// Trả về khoảng cách</w:t>
                          </w:r>
                          <w:r>
                            <w:t xml:space="preserve"> </w:t>
                          </w:r>
                          <w:r>
                            <w:t>t</w:t>
                          </w:r>
                          <w:bookmarkStart w:id="284" w:name="_GoBack"/>
                          <w:bookmarkEnd w:id="284"/>
                          <w:r>
                            <w:t>ới vật gần nhất</w:t>
                          </w:r>
                        </w:ins>
                      </w:p>
                      <w:p w:rsidR="005864AE" w:rsidRDefault="001421DD" w:rsidP="005864AE">
                        <w:pPr>
                          <w:rPr>
                            <w:ins w:id="285" w:author="Khoa Anh" w:date="2019-05-20T19:49:00Z"/>
                          </w:rPr>
                        </w:pPr>
                        <w:ins w:id="286" w:author="Khoa Anh" w:date="2019-05-20T19:47:00Z">
                          <w:r>
                            <w:t>unsigned long measureDistance()</w:t>
                          </w:r>
                          <w:r>
                            <w:t>;</w:t>
                          </w:r>
                        </w:ins>
                      </w:p>
                      <w:p w:rsidR="005864AE" w:rsidRDefault="005864AE" w:rsidP="005864AE">
                        <w:pPr>
                          <w:rPr>
                            <w:ins w:id="287" w:author="Khoa Anh" w:date="2019-05-20T19:49:00Z"/>
                          </w:rPr>
                        </w:pPr>
                        <w:ins w:id="288" w:author="Khoa Anh" w:date="2019-05-20T19:49:00Z">
                          <w:r>
                            <w:t>-----------------------------------------------------------------------------------------</w:t>
                          </w:r>
                        </w:ins>
                      </w:p>
                      <w:p w:rsidR="005864AE" w:rsidRDefault="005864AE" w:rsidP="005864AE">
                        <w:pPr>
                          <w:rPr>
                            <w:ins w:id="289" w:author="Khoa Anh" w:date="2019-05-20T19:49:00Z"/>
                          </w:rPr>
                        </w:pPr>
                        <w:ins w:id="290" w:author="Khoa Anh" w:date="2019-05-20T19:49:00Z">
                          <w:r>
                            <w:t>// Xoay xe để tìm kiếm vật</w:t>
                          </w:r>
                        </w:ins>
                      </w:p>
                      <w:p w:rsidR="005864AE" w:rsidRDefault="005864AE" w:rsidP="005864AE">
                        <w:pPr>
                          <w:rPr>
                            <w:ins w:id="291" w:author="Khoa Anh" w:date="2019-05-20T19:48:00Z"/>
                          </w:rPr>
                        </w:pPr>
                        <w:ins w:id="292" w:author="Khoa Anh" w:date="2019-05-20T19:49:00Z">
                          <w:r>
                            <w:t>boolean detectObject();</w:t>
                          </w:r>
                        </w:ins>
                      </w:p>
                      <w:p w:rsidR="005864AE" w:rsidRDefault="005864AE" w:rsidP="005864AE">
                        <w:pPr>
                          <w:rPr>
                            <w:ins w:id="293" w:author="Khoa Anh" w:date="2019-05-20T19:47:00Z"/>
                          </w:rPr>
                        </w:pPr>
                        <w:ins w:id="294" w:author="Khoa Anh" w:date="2019-05-20T19:48:00Z">
                          <w:r>
                            <w:t>-----------------------------------------------------------------------------------------</w:t>
                          </w:r>
                        </w:ins>
                      </w:p>
                      <w:p w:rsidR="005864AE" w:rsidRDefault="005864AE" w:rsidP="005864AE">
                        <w:pPr>
                          <w:rPr>
                            <w:ins w:id="295" w:author="Khoa Anh" w:date="2019-05-20T19:47:00Z"/>
                          </w:rPr>
                        </w:pPr>
                        <w:ins w:id="296" w:author="Khoa Anh" w:date="2019-05-20T19:47:00Z">
                          <w:r>
                            <w:t>// Dừng xe</w:t>
                          </w:r>
                        </w:ins>
                      </w:p>
                      <w:p w:rsidR="005864AE" w:rsidRDefault="005864AE" w:rsidP="005864AE">
                        <w:pPr>
                          <w:rPr>
                            <w:ins w:id="297" w:author="Khoa Anh" w:date="2019-05-20T19:48:00Z"/>
                          </w:rPr>
                        </w:pPr>
                        <w:ins w:id="298" w:author="Khoa Anh" w:date="2019-05-20T19:47:00Z">
                          <w:r>
                            <w:t>void stopMoving()</w:t>
                          </w:r>
                          <w:r>
                            <w:t>;</w:t>
                          </w:r>
                        </w:ins>
                      </w:p>
                      <w:p w:rsidR="005864AE" w:rsidRDefault="005864AE" w:rsidP="005864AE">
                        <w:pPr>
                          <w:rPr>
                            <w:ins w:id="299" w:author="Khoa Anh" w:date="2019-05-20T19:47:00Z"/>
                          </w:rPr>
                        </w:pPr>
                        <w:ins w:id="300" w:author="Khoa Anh" w:date="2019-05-20T19:48:00Z">
                          <w:r>
                            <w:t>-----------------------------------------------------------------------------------------</w:t>
                          </w:r>
                        </w:ins>
                      </w:p>
                      <w:p w:rsidR="005864AE" w:rsidRDefault="005864AE" w:rsidP="005864AE">
                        <w:pPr>
                          <w:rPr>
                            <w:ins w:id="301" w:author="Khoa Anh" w:date="2019-05-20T19:47:00Z"/>
                          </w:rPr>
                        </w:pPr>
                        <w:ins w:id="302" w:author="Khoa Anh" w:date="2019-05-20T19:47:00Z">
                          <w:r>
                            <w:t>// Tiến lên trước</w:t>
                          </w:r>
                        </w:ins>
                      </w:p>
                      <w:p w:rsidR="005864AE" w:rsidRDefault="005864AE" w:rsidP="005864AE">
                        <w:pPr>
                          <w:rPr>
                            <w:ins w:id="303" w:author="Khoa Anh" w:date="2019-05-20T19:47:00Z"/>
                          </w:rPr>
                        </w:pPr>
                        <w:ins w:id="304" w:author="Khoa Anh" w:date="2019-05-20T19:47:00Z">
                          <w:r>
                            <w:t>// params: speed tốc độ quay của bánh xe (vòng/phút)</w:t>
                          </w:r>
                        </w:ins>
                      </w:p>
                      <w:p w:rsidR="005864AE" w:rsidRDefault="005864AE" w:rsidP="005864AE">
                        <w:pPr>
                          <w:rPr>
                            <w:ins w:id="305" w:author="Khoa Anh" w:date="2019-05-20T19:48:00Z"/>
                          </w:rPr>
                        </w:pPr>
                        <w:ins w:id="306" w:author="Khoa Anh" w:date="2019-05-20T19:47:00Z">
                          <w:r>
                            <w:t>void moveForward(int speed)</w:t>
                          </w:r>
                          <w:r>
                            <w:t>;</w:t>
                          </w:r>
                        </w:ins>
                      </w:p>
                      <w:p w:rsidR="005864AE" w:rsidRDefault="005864AE" w:rsidP="005864AE">
                        <w:pPr>
                          <w:rPr>
                            <w:ins w:id="307" w:author="Khoa Anh" w:date="2019-05-20T19:47:00Z"/>
                          </w:rPr>
                        </w:pPr>
                        <w:ins w:id="308" w:author="Khoa Anh" w:date="2019-05-20T19:48:00Z">
                          <w:r>
                            <w:t>-----------------------------------------------------------------------------------------</w:t>
                          </w:r>
                        </w:ins>
                      </w:p>
                      <w:p w:rsidR="005864AE" w:rsidRDefault="005864AE" w:rsidP="005864AE">
                        <w:pPr>
                          <w:rPr>
                            <w:ins w:id="309" w:author="Khoa Anh" w:date="2019-05-20T19:48:00Z"/>
                          </w:rPr>
                        </w:pPr>
                        <w:ins w:id="310" w:author="Khoa Anh" w:date="2019-05-20T19:48:00Z">
                          <w:r>
                            <w:t>// Lùi lại</w:t>
                          </w:r>
                        </w:ins>
                      </w:p>
                      <w:p w:rsidR="005864AE" w:rsidRDefault="005864AE" w:rsidP="005864AE">
                        <w:pPr>
                          <w:rPr>
                            <w:ins w:id="311" w:author="Khoa Anh" w:date="2019-05-20T19:48:00Z"/>
                          </w:rPr>
                        </w:pPr>
                        <w:ins w:id="312" w:author="Khoa Anh" w:date="2019-05-20T19:48:00Z">
                          <w:r>
                            <w:t>// params: speed tốc độ quay của bánh xe (vòng/phút)</w:t>
                          </w:r>
                        </w:ins>
                      </w:p>
                      <w:p w:rsidR="005864AE" w:rsidRDefault="005864AE" w:rsidP="005864AE">
                        <w:pPr>
                          <w:rPr>
                            <w:ins w:id="313" w:author="Khoa Anh" w:date="2019-05-20T19:48:00Z"/>
                          </w:rPr>
                        </w:pPr>
                        <w:ins w:id="314" w:author="Khoa Anh" w:date="2019-05-20T19:48:00Z">
                          <w:r>
                            <w:t>void moveBackward(int speed)</w:t>
                          </w:r>
                          <w:r>
                            <w:t>;</w:t>
                          </w:r>
                        </w:ins>
                      </w:p>
                      <w:p w:rsidR="005864AE" w:rsidRDefault="005864AE" w:rsidP="005864AE">
                        <w:pPr>
                          <w:rPr>
                            <w:ins w:id="315" w:author="Khoa Anh" w:date="2019-05-20T19:48:00Z"/>
                          </w:rPr>
                        </w:pPr>
                        <w:ins w:id="316" w:author="Khoa Anh" w:date="2019-05-20T19:48:00Z">
                          <w:r>
                            <w:t>-----------------------------------------------------------------------------------------</w:t>
                          </w:r>
                        </w:ins>
                      </w:p>
                      <w:p w:rsidR="005864AE" w:rsidRDefault="005864AE" w:rsidP="005864AE">
                        <w:pPr>
                          <w:rPr>
                            <w:ins w:id="317" w:author="Khoa Anh" w:date="2019-05-20T19:48:00Z"/>
                          </w:rPr>
                        </w:pPr>
                        <w:ins w:id="318" w:author="Khoa Anh" w:date="2019-05-20T19:48:00Z">
                          <w:r>
                            <w:t>// Xoay trái</w:t>
                          </w:r>
                        </w:ins>
                      </w:p>
                      <w:p w:rsidR="005864AE" w:rsidRDefault="005864AE" w:rsidP="005864AE">
                        <w:pPr>
                          <w:rPr>
                            <w:ins w:id="319" w:author="Khoa Anh" w:date="2019-05-20T19:48:00Z"/>
                          </w:rPr>
                        </w:pPr>
                        <w:ins w:id="320" w:author="Khoa Anh" w:date="2019-05-20T19:48:00Z">
                          <w:r>
                            <w:t>// params: angle góc cần quay</w:t>
                          </w:r>
                        </w:ins>
                      </w:p>
                      <w:p w:rsidR="005864AE" w:rsidRDefault="005864AE" w:rsidP="005864AE">
                        <w:pPr>
                          <w:rPr>
                            <w:ins w:id="321" w:author="Khoa Anh" w:date="2019-05-20T19:48:00Z"/>
                          </w:rPr>
                        </w:pPr>
                        <w:ins w:id="322" w:author="Khoa Anh" w:date="2019-05-20T19:48:00Z">
                          <w:r>
                            <w:t>//         speed tốc độ quay của bánh xe (vòng/phút)</w:t>
                          </w:r>
                        </w:ins>
                      </w:p>
                      <w:p w:rsidR="005864AE" w:rsidRDefault="005864AE" w:rsidP="005864AE">
                        <w:pPr>
                          <w:rPr>
                            <w:ins w:id="323" w:author="Khoa Anh" w:date="2019-05-20T19:48:00Z"/>
                          </w:rPr>
                        </w:pPr>
                        <w:ins w:id="324" w:author="Khoa Anh" w:date="2019-05-20T19:48:00Z">
                          <w:r>
                            <w:t>void turnLeft(int angle, int speed)</w:t>
                          </w:r>
                          <w:r>
                            <w:t>;</w:t>
                          </w:r>
                        </w:ins>
                      </w:p>
                      <w:p w:rsidR="005864AE" w:rsidRDefault="005864AE" w:rsidP="005864AE">
                        <w:pPr>
                          <w:rPr>
                            <w:ins w:id="325" w:author="Khoa Anh" w:date="2019-05-20T19:48:00Z"/>
                          </w:rPr>
                        </w:pPr>
                        <w:ins w:id="326" w:author="Khoa Anh" w:date="2019-05-20T19:48:00Z">
                          <w:r>
                            <w:t>-----------------------------------------------------------------------------------------</w:t>
                          </w:r>
                        </w:ins>
                      </w:p>
                      <w:p w:rsidR="005864AE" w:rsidRDefault="005864AE" w:rsidP="005864AE">
                        <w:pPr>
                          <w:rPr>
                            <w:ins w:id="327" w:author="Khoa Anh" w:date="2019-05-20T19:48:00Z"/>
                          </w:rPr>
                        </w:pPr>
                        <w:ins w:id="328" w:author="Khoa Anh" w:date="2019-05-20T19:48:00Z">
                          <w:r>
                            <w:t>// Xoay phải</w:t>
                          </w:r>
                        </w:ins>
                      </w:p>
                      <w:p w:rsidR="005864AE" w:rsidRDefault="005864AE" w:rsidP="005864AE">
                        <w:pPr>
                          <w:rPr>
                            <w:ins w:id="329" w:author="Khoa Anh" w:date="2019-05-20T19:48:00Z"/>
                          </w:rPr>
                        </w:pPr>
                        <w:ins w:id="330" w:author="Khoa Anh" w:date="2019-05-20T19:48:00Z">
                          <w:r>
                            <w:t>// params: angle góc cần quay</w:t>
                          </w:r>
                        </w:ins>
                      </w:p>
                      <w:p w:rsidR="005864AE" w:rsidRDefault="005864AE" w:rsidP="005864AE">
                        <w:pPr>
                          <w:rPr>
                            <w:ins w:id="331" w:author="Khoa Anh" w:date="2019-05-20T19:48:00Z"/>
                          </w:rPr>
                        </w:pPr>
                        <w:ins w:id="332" w:author="Khoa Anh" w:date="2019-05-20T19:48:00Z">
                          <w:r>
                            <w:t>//         speed tốc độ quay của bánh xe (vòng/phút)</w:t>
                          </w:r>
                        </w:ins>
                      </w:p>
                      <w:p w:rsidR="005864AE" w:rsidRDefault="005864AE" w:rsidP="005864AE">
                        <w:ins w:id="333" w:author="Khoa Anh" w:date="2019-05-20T19:48:00Z">
                          <w:r>
                            <w:t>void turnRight(int angle, int speed)</w:t>
                          </w:r>
                          <w:r>
                            <w:t>;</w:t>
                          </w:r>
                        </w:ins>
                      </w:p>
                    </w:txbxContent>
                  </v:textbox>
                  <w10:anchorlock/>
                </v:shape>
              </w:pict>
            </mc:Fallback>
          </mc:AlternateContent>
        </w:r>
      </w:ins>
    </w:p>
    <w:p w:rsidR="001421DD" w:rsidRDefault="001421DD" w:rsidP="004077B3">
      <w:pPr>
        <w:ind w:left="576"/>
        <w:rPr>
          <w:ins w:id="334" w:author="Khoa Anh" w:date="2019-05-20T19:39:00Z"/>
        </w:rPr>
      </w:pPr>
    </w:p>
    <w:p w:rsidR="00064143" w:rsidRDefault="00064143" w:rsidP="004077B3">
      <w:pPr>
        <w:ind w:left="576"/>
        <w:rPr>
          <w:ins w:id="335" w:author="Khoa Anh" w:date="2019-05-20T19:39:00Z"/>
        </w:rPr>
      </w:pPr>
    </w:p>
    <w:p w:rsidR="00064143" w:rsidRPr="004077B3" w:rsidRDefault="00064143" w:rsidP="004077B3">
      <w:pPr>
        <w:ind w:left="576"/>
        <w:rPr>
          <w:rPrChange w:id="336" w:author="Khoa Anh" w:date="2019-05-20T17:36:00Z">
            <w:rPr/>
          </w:rPrChange>
        </w:rPr>
        <w:pPrChange w:id="337" w:author="Khoa Anh" w:date="2019-05-20T17:36:00Z">
          <w:pPr>
            <w:pStyle w:val="Heading2"/>
            <w:numPr>
              <w:ilvl w:val="1"/>
              <w:numId w:val="2"/>
            </w:numPr>
          </w:pPr>
        </w:pPrChange>
      </w:pPr>
    </w:p>
    <w:p w:rsidR="00B80607" w:rsidRDefault="002E1A86">
      <w:pPr>
        <w:pStyle w:val="Heading2"/>
        <w:numPr>
          <w:ilvl w:val="1"/>
          <w:numId w:val="2"/>
        </w:numPr>
        <w:rPr>
          <w:ins w:id="338" w:author="Khoa Anh" w:date="2019-05-20T17:36:00Z"/>
        </w:rPr>
      </w:pPr>
      <w:bookmarkStart w:id="339" w:name="_3as4poj"/>
      <w:bookmarkEnd w:id="339"/>
      <w:r>
        <w:t>Bảo mật</w:t>
      </w:r>
    </w:p>
    <w:p w:rsidR="004077B3" w:rsidRPr="004077B3" w:rsidRDefault="003730CB" w:rsidP="003730CB">
      <w:pPr>
        <w:pStyle w:val="ListParagraph"/>
        <w:numPr>
          <w:ilvl w:val="0"/>
          <w:numId w:val="27"/>
        </w:numPr>
        <w:rPr>
          <w:rPrChange w:id="340" w:author="Khoa Anh" w:date="2019-05-20T17:36:00Z">
            <w:rPr/>
          </w:rPrChange>
        </w:rPr>
        <w:pPrChange w:id="341" w:author="Khoa Anh" w:date="2019-05-20T19:43:00Z">
          <w:pPr>
            <w:pStyle w:val="Heading2"/>
            <w:numPr>
              <w:ilvl w:val="1"/>
              <w:numId w:val="2"/>
            </w:numPr>
          </w:pPr>
        </w:pPrChange>
      </w:pPr>
      <w:ins w:id="342" w:author="Khoa Anh" w:date="2019-05-20T19:43:00Z">
        <w:r>
          <w:t>Không hỗ trợ</w:t>
        </w:r>
      </w:ins>
    </w:p>
    <w:p w:rsidR="00B80607" w:rsidRDefault="002E1A86">
      <w:pPr>
        <w:pStyle w:val="Heading2"/>
        <w:numPr>
          <w:ilvl w:val="1"/>
          <w:numId w:val="2"/>
        </w:numPr>
        <w:rPr>
          <w:ins w:id="343" w:author="Khoa Anh" w:date="2019-05-20T17:36:00Z"/>
        </w:rPr>
      </w:pPr>
      <w:bookmarkStart w:id="344" w:name="_1pxezwc"/>
      <w:bookmarkEnd w:id="344"/>
      <w:r>
        <w:lastRenderedPageBreak/>
        <w:t>Sao lưu phục hồi</w:t>
      </w:r>
    </w:p>
    <w:p w:rsidR="004077B3" w:rsidRPr="004077B3" w:rsidRDefault="003730CB" w:rsidP="003730CB">
      <w:pPr>
        <w:pStyle w:val="ListParagraph"/>
        <w:numPr>
          <w:ilvl w:val="0"/>
          <w:numId w:val="27"/>
        </w:numPr>
        <w:rPr>
          <w:rPrChange w:id="345" w:author="Khoa Anh" w:date="2019-05-20T17:36:00Z">
            <w:rPr/>
          </w:rPrChange>
        </w:rPr>
        <w:pPrChange w:id="346" w:author="Khoa Anh" w:date="2019-05-20T19:43:00Z">
          <w:pPr>
            <w:pStyle w:val="Heading2"/>
            <w:numPr>
              <w:ilvl w:val="1"/>
              <w:numId w:val="2"/>
            </w:numPr>
          </w:pPr>
        </w:pPrChange>
      </w:pPr>
      <w:ins w:id="347" w:author="Khoa Anh" w:date="2019-05-20T19:43:00Z">
        <w:r>
          <w:t>Không hỗ tr</w:t>
        </w:r>
      </w:ins>
      <w:ins w:id="348" w:author="Khoa Anh" w:date="2019-05-20T19:44:00Z">
        <w:r w:rsidR="003D47D1">
          <w:t>ợ</w:t>
        </w:r>
      </w:ins>
    </w:p>
    <w:p w:rsidR="00B80607" w:rsidRDefault="002E1A86">
      <w:pPr>
        <w:pStyle w:val="Heading2"/>
        <w:numPr>
          <w:ilvl w:val="1"/>
          <w:numId w:val="2"/>
        </w:numPr>
        <w:rPr>
          <w:ins w:id="349" w:author="Khoa Anh" w:date="2019-05-20T19:44:00Z"/>
        </w:rPr>
      </w:pPr>
      <w:bookmarkStart w:id="350" w:name="_49x2ik5"/>
      <w:bookmarkEnd w:id="350"/>
      <w:r>
        <w:t>Chuyển đổi dữ liệu</w:t>
      </w:r>
    </w:p>
    <w:p w:rsidR="001421DD" w:rsidRPr="001421DD" w:rsidRDefault="001421DD" w:rsidP="001421DD">
      <w:pPr>
        <w:pStyle w:val="ListParagraph"/>
        <w:numPr>
          <w:ilvl w:val="0"/>
          <w:numId w:val="27"/>
        </w:numPr>
        <w:rPr>
          <w:rPrChange w:id="351" w:author="Khoa Anh" w:date="2019-05-20T19:44:00Z">
            <w:rPr/>
          </w:rPrChange>
        </w:rPr>
        <w:pPrChange w:id="352" w:author="Khoa Anh" w:date="2019-05-20T19:44:00Z">
          <w:pPr>
            <w:pStyle w:val="Heading2"/>
            <w:numPr>
              <w:ilvl w:val="1"/>
              <w:numId w:val="2"/>
            </w:numPr>
          </w:pPr>
        </w:pPrChange>
      </w:pPr>
      <w:ins w:id="353" w:author="Khoa Anh" w:date="2019-05-20T19:44:00Z">
        <w:r>
          <w:t>Không hỗ trợ</w:t>
        </w:r>
      </w:ins>
    </w:p>
    <w:p w:rsidR="00B80607" w:rsidRDefault="00B80607" w:rsidP="004077B3">
      <w:pPr>
        <w:ind w:left="432"/>
        <w:pPrChange w:id="354" w:author="Khoa Anh" w:date="2019-05-20T17:36:00Z">
          <w:pPr/>
        </w:pPrChange>
      </w:pPr>
    </w:p>
    <w:p w:rsidR="00B80607" w:rsidRDefault="002E1A86">
      <w:pPr>
        <w:pStyle w:val="Heading1"/>
        <w:numPr>
          <w:ilvl w:val="0"/>
          <w:numId w:val="2"/>
        </w:numPr>
      </w:pPr>
      <w:bookmarkStart w:id="355" w:name="_2p2csry"/>
      <w:bookmarkEnd w:id="355"/>
      <w:r>
        <w:t>Danh mục tài liệu liên quan</w:t>
      </w:r>
    </w:p>
    <w:p w:rsidR="00B80607" w:rsidRPr="00CA72B5" w:rsidRDefault="00CA72B5">
      <w:pPr>
        <w:rPr>
          <w:ins w:id="356" w:author="Tran Tung" w:date="2019-05-06T22:55:00Z"/>
          <w:b/>
          <w:lang w:eastAsia="ja-JP"/>
          <w:rPrChange w:id="357" w:author="Tran Tung" w:date="2019-05-06T22:56:00Z">
            <w:rPr>
              <w:ins w:id="358" w:author="Tran Tung" w:date="2019-05-06T22:55:00Z"/>
              <w:lang w:eastAsia="ja-JP"/>
            </w:rPr>
          </w:rPrChange>
        </w:rPr>
      </w:pPr>
      <w:ins w:id="359" w:author="Tran Tung" w:date="2019-05-06T22:55:00Z">
        <w:r w:rsidRPr="00CA72B5">
          <w:rPr>
            <w:b/>
            <w:lang w:eastAsia="ja-JP"/>
            <w:rPrChange w:id="360" w:author="Tran Tung" w:date="2019-05-06T22:56:00Z">
              <w:rPr>
                <w:lang w:eastAsia="ja-JP"/>
              </w:rPr>
            </w:rPrChange>
          </w:rPr>
          <w:t>Tài liệu hướng dẫn sử dụng Qbot:</w:t>
        </w:r>
      </w:ins>
    </w:p>
    <w:p w:rsidR="00CA72B5" w:rsidRDefault="00CA72B5">
      <w:pPr>
        <w:rPr>
          <w:ins w:id="361" w:author="Tran Tung" w:date="2019-05-06T22:56:00Z"/>
          <w:lang w:eastAsia="ja-JP"/>
        </w:rPr>
      </w:pPr>
      <w:ins w:id="362"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B72" w:rsidRDefault="008A1B72">
      <w:pPr>
        <w:spacing w:after="0" w:line="240" w:lineRule="auto"/>
      </w:pPr>
      <w:r>
        <w:separator/>
      </w:r>
    </w:p>
  </w:endnote>
  <w:endnote w:type="continuationSeparator" w:id="0">
    <w:p w:rsidR="008A1B72" w:rsidRDefault="008A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B72" w:rsidRDefault="008A1B72">
      <w:pPr>
        <w:spacing w:after="0" w:line="240" w:lineRule="auto"/>
      </w:pPr>
      <w:r>
        <w:separator/>
      </w:r>
    </w:p>
  </w:footnote>
  <w:footnote w:type="continuationSeparator" w:id="0">
    <w:p w:rsidR="008A1B72" w:rsidRDefault="008A1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421DD"/>
    <w:rsid w:val="0019454A"/>
    <w:rsid w:val="001B621D"/>
    <w:rsid w:val="002A58C6"/>
    <w:rsid w:val="002C6FEA"/>
    <w:rsid w:val="002E1A86"/>
    <w:rsid w:val="002E2D8B"/>
    <w:rsid w:val="003165CA"/>
    <w:rsid w:val="003730CB"/>
    <w:rsid w:val="003C773D"/>
    <w:rsid w:val="003D47D1"/>
    <w:rsid w:val="004077B3"/>
    <w:rsid w:val="0047575C"/>
    <w:rsid w:val="0049120D"/>
    <w:rsid w:val="00495EE6"/>
    <w:rsid w:val="004F215D"/>
    <w:rsid w:val="00582C3F"/>
    <w:rsid w:val="005864AE"/>
    <w:rsid w:val="005A0FE2"/>
    <w:rsid w:val="005A252C"/>
    <w:rsid w:val="0065683D"/>
    <w:rsid w:val="00684396"/>
    <w:rsid w:val="0070719F"/>
    <w:rsid w:val="0071674B"/>
    <w:rsid w:val="007672B2"/>
    <w:rsid w:val="00880E01"/>
    <w:rsid w:val="008A1B72"/>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0E20E-0859-4455-A4BE-27CBBF82D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11</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23</cp:revision>
  <dcterms:created xsi:type="dcterms:W3CDTF">2019-03-26T02:56:00Z</dcterms:created>
  <dcterms:modified xsi:type="dcterms:W3CDTF">2019-05-20T12:50:00Z</dcterms:modified>
  <dc:language>en-US</dc:language>
</cp:coreProperties>
</file>