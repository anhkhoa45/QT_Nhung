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836427">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836427">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836427">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836427">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836427">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836427">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83642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836427">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17pt" o:ole="">
            <v:imagedata r:id="rId8" o:title=""/>
          </v:shape>
          <o:OLEObject Type="Embed" ProgID="Excel.Sheet.12" ShapeID="_x0000_i1025" DrawAspect="Content" ObjectID="_1619886242"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Text Box 2" o:sp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6E0297E"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0F0E43"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Pr="004077B3" w:rsidRDefault="00684396" w:rsidP="004077B3">
      <w:pPr>
        <w:ind w:left="576"/>
        <w:rPr>
          <w:rPrChange w:id="208" w:author="Khoa Anh" w:date="2019-05-20T17:36:00Z">
            <w:rPr/>
          </w:rPrChange>
        </w:rPr>
        <w:pPrChange w:id="209" w:author="Khoa Anh" w:date="2019-05-20T17:36:00Z">
          <w:pPr>
            <w:pStyle w:val="Heading2"/>
            <w:numPr>
              <w:ilvl w:val="1"/>
              <w:numId w:val="2"/>
            </w:numPr>
          </w:pPr>
        </w:pPrChange>
      </w:pPr>
      <w:ins w:id="210"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B80607" w:rsidRDefault="002E1A86">
      <w:pPr>
        <w:pStyle w:val="Heading2"/>
        <w:numPr>
          <w:ilvl w:val="1"/>
          <w:numId w:val="2"/>
        </w:numPr>
        <w:rPr>
          <w:ins w:id="211" w:author="Khoa Anh" w:date="2019-05-20T17:36:00Z"/>
        </w:rPr>
      </w:pPr>
      <w:bookmarkStart w:id="212" w:name="_3as4poj"/>
      <w:bookmarkEnd w:id="212"/>
      <w:r>
        <w:lastRenderedPageBreak/>
        <w:t>Bảo mật</w:t>
      </w:r>
    </w:p>
    <w:p w:rsidR="004077B3" w:rsidRPr="004077B3" w:rsidRDefault="004077B3" w:rsidP="004077B3">
      <w:pPr>
        <w:ind w:left="576"/>
        <w:rPr>
          <w:rPrChange w:id="213" w:author="Khoa Anh" w:date="2019-05-20T17:36:00Z">
            <w:rPr/>
          </w:rPrChange>
        </w:rPr>
        <w:pPrChange w:id="214" w:author="Khoa Anh" w:date="2019-05-20T17:36:00Z">
          <w:pPr>
            <w:pStyle w:val="Heading2"/>
            <w:numPr>
              <w:ilvl w:val="1"/>
              <w:numId w:val="2"/>
            </w:numPr>
          </w:pPr>
        </w:pPrChange>
      </w:pPr>
    </w:p>
    <w:p w:rsidR="00B80607" w:rsidRDefault="002E1A86">
      <w:pPr>
        <w:pStyle w:val="Heading2"/>
        <w:numPr>
          <w:ilvl w:val="1"/>
          <w:numId w:val="2"/>
        </w:numPr>
        <w:rPr>
          <w:ins w:id="215" w:author="Khoa Anh" w:date="2019-05-20T17:36:00Z"/>
        </w:rPr>
      </w:pPr>
      <w:bookmarkStart w:id="216" w:name="_1pxezwc"/>
      <w:bookmarkEnd w:id="216"/>
      <w:r>
        <w:t>Sao lưu phục</w:t>
      </w:r>
      <w:bookmarkStart w:id="217" w:name="_GoBack"/>
      <w:bookmarkEnd w:id="217"/>
      <w:r>
        <w:t xml:space="preserve"> hồi</w:t>
      </w:r>
    </w:p>
    <w:p w:rsidR="004077B3" w:rsidRPr="004077B3" w:rsidRDefault="004077B3" w:rsidP="004077B3">
      <w:pPr>
        <w:ind w:left="576"/>
        <w:rPr>
          <w:rPrChange w:id="218" w:author="Khoa Anh" w:date="2019-05-20T17:36:00Z">
            <w:rPr/>
          </w:rPrChange>
        </w:rPr>
        <w:pPrChange w:id="219" w:author="Khoa Anh" w:date="2019-05-20T17:36:00Z">
          <w:pPr>
            <w:pStyle w:val="Heading2"/>
            <w:numPr>
              <w:ilvl w:val="1"/>
              <w:numId w:val="2"/>
            </w:numPr>
          </w:pPr>
        </w:pPrChange>
      </w:pPr>
    </w:p>
    <w:p w:rsidR="00B80607" w:rsidRDefault="002E1A86">
      <w:pPr>
        <w:pStyle w:val="Heading2"/>
        <w:numPr>
          <w:ilvl w:val="1"/>
          <w:numId w:val="2"/>
        </w:numPr>
      </w:pPr>
      <w:bookmarkStart w:id="220" w:name="_49x2ik5"/>
      <w:bookmarkEnd w:id="220"/>
      <w:r>
        <w:t>Chuyển đổi dữ liệu</w:t>
      </w:r>
    </w:p>
    <w:p w:rsidR="00B80607" w:rsidRDefault="00B80607" w:rsidP="004077B3">
      <w:pPr>
        <w:ind w:left="432"/>
        <w:pPrChange w:id="221" w:author="Khoa Anh" w:date="2019-05-20T17:36:00Z">
          <w:pPr/>
        </w:pPrChange>
      </w:pPr>
    </w:p>
    <w:p w:rsidR="00B80607" w:rsidRDefault="002E1A86">
      <w:pPr>
        <w:pStyle w:val="Heading1"/>
        <w:numPr>
          <w:ilvl w:val="0"/>
          <w:numId w:val="2"/>
        </w:numPr>
      </w:pPr>
      <w:bookmarkStart w:id="222" w:name="_2p2csry"/>
      <w:bookmarkEnd w:id="222"/>
      <w:r>
        <w:t>Danh mục tài liệu liên quan</w:t>
      </w:r>
    </w:p>
    <w:p w:rsidR="00B80607" w:rsidRPr="00CA72B5" w:rsidRDefault="00CA72B5">
      <w:pPr>
        <w:rPr>
          <w:ins w:id="223" w:author="Tran Tung" w:date="2019-05-06T22:55:00Z"/>
          <w:b/>
          <w:lang w:eastAsia="ja-JP"/>
          <w:rPrChange w:id="224" w:author="Tran Tung" w:date="2019-05-06T22:56:00Z">
            <w:rPr>
              <w:ins w:id="225" w:author="Tran Tung" w:date="2019-05-06T22:55:00Z"/>
              <w:lang w:eastAsia="ja-JP"/>
            </w:rPr>
          </w:rPrChange>
        </w:rPr>
      </w:pPr>
      <w:ins w:id="226" w:author="Tran Tung" w:date="2019-05-06T22:55:00Z">
        <w:r w:rsidRPr="00CA72B5">
          <w:rPr>
            <w:b/>
            <w:lang w:eastAsia="ja-JP"/>
            <w:rPrChange w:id="227" w:author="Tran Tung" w:date="2019-05-06T22:56:00Z">
              <w:rPr>
                <w:lang w:eastAsia="ja-JP"/>
              </w:rPr>
            </w:rPrChange>
          </w:rPr>
          <w:t>Tài liệu hướng dẫn sử dụng Qbot:</w:t>
        </w:r>
      </w:ins>
    </w:p>
    <w:p w:rsidR="00CA72B5" w:rsidRDefault="00CA72B5">
      <w:pPr>
        <w:rPr>
          <w:ins w:id="228" w:author="Tran Tung" w:date="2019-05-06T22:56:00Z"/>
          <w:lang w:eastAsia="ja-JP"/>
        </w:rPr>
      </w:pPr>
      <w:ins w:id="229"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427" w:rsidRDefault="00836427">
      <w:pPr>
        <w:spacing w:after="0" w:line="240" w:lineRule="auto"/>
      </w:pPr>
      <w:r>
        <w:separator/>
      </w:r>
    </w:p>
  </w:endnote>
  <w:endnote w:type="continuationSeparator" w:id="0">
    <w:p w:rsidR="00836427" w:rsidRDefault="00836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427" w:rsidRDefault="00836427">
      <w:pPr>
        <w:spacing w:after="0" w:line="240" w:lineRule="auto"/>
      </w:pPr>
      <w:r>
        <w:separator/>
      </w:r>
    </w:p>
  </w:footnote>
  <w:footnote w:type="continuationSeparator" w:id="0">
    <w:p w:rsidR="00836427" w:rsidRDefault="00836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92331"/>
    <w:rsid w:val="0013161A"/>
    <w:rsid w:val="0019454A"/>
    <w:rsid w:val="001B621D"/>
    <w:rsid w:val="002A58C6"/>
    <w:rsid w:val="002C6FEA"/>
    <w:rsid w:val="002E1A86"/>
    <w:rsid w:val="002E2D8B"/>
    <w:rsid w:val="003165CA"/>
    <w:rsid w:val="003C773D"/>
    <w:rsid w:val="004077B3"/>
    <w:rsid w:val="0047575C"/>
    <w:rsid w:val="0049120D"/>
    <w:rsid w:val="00495EE6"/>
    <w:rsid w:val="004F215D"/>
    <w:rsid w:val="00582C3F"/>
    <w:rsid w:val="005A0FE2"/>
    <w:rsid w:val="005A252C"/>
    <w:rsid w:val="0065683D"/>
    <w:rsid w:val="00684396"/>
    <w:rsid w:val="0070719F"/>
    <w:rsid w:val="0071674B"/>
    <w:rsid w:val="007672B2"/>
    <w:rsid w:val="00836427"/>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680FF-9650-4AE5-9741-72C073A54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10</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19</cp:revision>
  <dcterms:created xsi:type="dcterms:W3CDTF">2019-03-26T02:56:00Z</dcterms:created>
  <dcterms:modified xsi:type="dcterms:W3CDTF">2019-05-20T12:38:00Z</dcterms:modified>
  <dc:language>en-US</dc:language>
</cp:coreProperties>
</file>