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xmlns:wp14="http://schemas.microsoft.com/office/word/2010/wordml" w:rsidR="00B80607" w:rsidRDefault="002E1A86" w14:paraId="67E123D1" wp14:textId="77777777">
      <w:pPr>
        <w:spacing w:line="240" w:lineRule="auto"/>
        <w:rPr>
          <w:b/>
          <w:i/>
          <w:color w:val="2A62A6"/>
          <w:sz w:val="32"/>
          <w:szCs w:val="32"/>
        </w:rPr>
      </w:pPr>
      <w:bookmarkStart w:name="_Hlk9267809" w:id="0"/>
      <w:bookmarkEnd w:id="0"/>
      <w:r>
        <w:rPr>
          <w:b/>
          <w:i/>
          <w:noProof/>
          <w:color w:val="2A62A6"/>
          <w:sz w:val="32"/>
          <w:szCs w:val="32"/>
          <w:lang w:eastAsia="ja-JP" w:bidi="ar-SA"/>
        </w:rPr>
        <mc:AlternateContent>
          <mc:Choice Requires="wps">
            <w:drawing>
              <wp:anchor xmlns:wp14="http://schemas.microsoft.com/office/word/2010/wordprocessingDrawing" distT="0" distB="0" distL="114300" distR="114300" simplePos="0" relativeHeight="2" behindDoc="0" locked="0" layoutInCell="1" allowOverlap="1" wp14:anchorId="6D2B5CA5" wp14:editId="7777777">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xmlns:wp14="http://schemas.microsoft.com/office/word/2010/wordml" w:rsidR="00C10E16" w:rsidRDefault="00C10E16" w14:paraId="21C4DFF9" wp14:textId="77777777">
                            <w:pPr>
                              <w:pStyle w:val="FrameContents"/>
                              <w:spacing w:line="275" w:lineRule="exact"/>
                            </w:pPr>
                            <w:proofErr w:type="gramStart"/>
                            <w:r>
                              <w:rPr>
                                <w:rFonts w:ascii="Lobster" w:hAnsi="Lobster" w:eastAsia="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w14:anchorId="30B0FB2F">
              <v:rect id="graphic1"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white [3201]"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v:stroke joinstyle="round"/>
                <v:textbox>
                  <w:txbxContent>
                    <w:p w:rsidR="00C10E16" w:rsidRDefault="00C10E16" w14:paraId="743CBA62" wp14:textId="77777777">
                      <w:pPr>
                        <w:pStyle w:val="FrameContents"/>
                        <w:spacing w:line="275" w:lineRule="exact"/>
                      </w:pPr>
                      <w:proofErr w:type="gramStart"/>
                      <w:r>
                        <w:rPr>
                          <w:rFonts w:ascii="Lobster" w:hAnsi="Lobster" w:eastAsia="Lobster" w:cs="Lobster"/>
                          <w:b/>
                          <w:i/>
                          <w:color w:val="C00000"/>
                          <w:sz w:val="96"/>
                        </w:rPr>
                        <w:t xml:space="preserve">HKT  </w:t>
                      </w:r>
                      <w:r>
                        <w:rPr>
                          <w:b/>
                          <w:i/>
                          <w:color w:val="C00000"/>
                          <w:sz w:val="96"/>
                        </w:rPr>
                        <w:t>Team</w:t>
                      </w:r>
                      <w:proofErr w:type="gramEnd"/>
                    </w:p>
                  </w:txbxContent>
                </v:textbox>
              </v:rect>
            </w:pict>
          </mc:Fallback>
        </mc:AlternateContent>
      </w:r>
    </w:p>
    <w:p xmlns:wp14="http://schemas.microsoft.com/office/word/2010/wordml" w:rsidR="00B80607" w:rsidRDefault="00B80607" w14:paraId="672A6659" wp14:textId="77777777">
      <w:pPr>
        <w:rPr>
          <w:i/>
          <w:color w:val="548DD4"/>
          <w:sz w:val="32"/>
          <w:szCs w:val="32"/>
        </w:rPr>
      </w:pPr>
    </w:p>
    <w:p xmlns:wp14="http://schemas.microsoft.com/office/word/2010/wordml" w:rsidR="00B80607" w:rsidRDefault="00B80607" w14:paraId="0A37501D" wp14:textId="77777777">
      <w:pPr>
        <w:rPr>
          <w:i/>
          <w:color w:val="548DD4"/>
          <w:sz w:val="32"/>
          <w:szCs w:val="32"/>
        </w:rPr>
      </w:pPr>
    </w:p>
    <w:p xmlns:wp14="http://schemas.microsoft.com/office/word/2010/wordml" w:rsidR="00B80607" w:rsidRDefault="00B80607" w14:paraId="5DAB6C7B" wp14:textId="77777777">
      <w:pPr>
        <w:rPr>
          <w:i/>
          <w:color w:val="548DD4"/>
          <w:sz w:val="32"/>
          <w:szCs w:val="32"/>
        </w:rPr>
      </w:pPr>
    </w:p>
    <w:p xmlns:wp14="http://schemas.microsoft.com/office/word/2010/wordml" w:rsidR="00B80607" w:rsidDel="72304945" w:rsidRDefault="00B80607" w14:paraId="02EB378F" wp14:textId="77777777">
      <w:pPr>
        <w:rPr>
          <w:del w:author="Phan Nguyen Quynh Trang 20153892" w:date="2019-05-20T17:41:27.8217298" w:id="1915767109"/>
          <w:i/>
          <w:color w:val="548DD4"/>
          <w:sz w:val="32"/>
          <w:szCs w:val="32"/>
        </w:rPr>
      </w:pPr>
    </w:p>
    <w:p xmlns:wp14="http://schemas.microsoft.com/office/word/2010/wordml" w:rsidR="00B80607" w:rsidDel="72304945" w:rsidRDefault="00B80607" w14:paraId="6A05A809" wp14:textId="77777777">
      <w:pPr>
        <w:rPr>
          <w:del w:author="Phan Nguyen Quynh Trang 20153892" w:date="2019-05-20T17:41:27.8217298" w:id="1310425793"/>
          <w:i/>
          <w:color w:val="548DD4"/>
          <w:sz w:val="32"/>
          <w:szCs w:val="32"/>
        </w:rPr>
      </w:pPr>
    </w:p>
    <w:p xmlns:wp14="http://schemas.microsoft.com/office/word/2010/wordml" w:rsidR="00B80607" w:rsidP="72304945" w:rsidRDefault="00B80607" w14:paraId="5A39BBE3" wp14:textId="77777777">
      <w:pPr>
        <w:pStyle w:val="Normal"/>
        <w:rPr>
          <w:i w:val="1"/>
          <w:iCs w:val="1"/>
          <w:color w:val="548DD4"/>
          <w:sz w:val="32"/>
          <w:szCs w:val="32"/>
          <w:rPrChange w:author="Phan Nguyen Quynh Trang 20153892" w:date="2019-05-20T17:41:27.8217298" w:id="344284889">
            <w:rPr/>
          </w:rPrChange>
        </w:rPr>
        <w:pPrChange w:author="Phan Nguyen Quynh Trang 20153892" w:date="2019-05-20T17:41:27.8217298" w:id="2003576916">
          <w:pPr/>
        </w:pPrChange>
      </w:pPr>
    </w:p>
    <w:p xmlns:wp14="http://schemas.microsoft.com/office/word/2010/wordml" w:rsidR="00B80607" w:rsidRDefault="002E1A86" w14:paraId="5057FD06" wp14:textId="77777777">
      <w:pPr>
        <w:pBdr>
          <w:bottom w:val="single" w:color="808080" w:sz="4" w:space="1"/>
        </w:pBdr>
        <w:rPr>
          <w:b/>
          <w:color w:val="951B13"/>
          <w:sz w:val="58"/>
          <w:szCs w:val="58"/>
        </w:rPr>
      </w:pPr>
      <w:r w:rsidRPr="2393BB18">
        <w:rPr>
          <w:b w:val="1"/>
          <w:bCs w:val="1"/>
          <w:color w:val="951B13"/>
          <w:sz w:val="58"/>
          <w:szCs w:val="58"/>
          <w:rPrChange w:author="Phan Nguyen Quynh Trang 20153892" w:date="2019-05-20T17:39:26.6811158" w:id="245512357">
            <w:rPr>
              <w:b/>
              <w:color w:val="951B13"/>
              <w:sz w:val="58"/>
              <w:szCs w:val="58"/>
            </w:rPr>
          </w:rPrChange>
        </w:rPr>
        <w:t>Báo cáo môn học quản trị dự án hệ nhúng</w:t>
      </w:r>
    </w:p>
    <w:p w:rsidR="72304945" w:rsidRDefault="72304945" w14:paraId="57BACA6B" w14:textId="23BC780A">
      <w:pPr>
        <w:rPr>
          <w:ins w:author="Phan Nguyen Quynh Trang 20153892" w:date="2019-05-20T17:41:27.8217298" w:id="50466677"/>
        </w:rPr>
      </w:pPr>
    </w:p>
    <w:p w:rsidR="72304945" w:rsidRDefault="72304945" w14:paraId="1C3CE668" w14:textId="4F8CF1AE">
      <w:pPr>
        <w:rPr>
          <w:ins w:author="Phan Nguyen Quynh Trang 20153892" w:date="2019-05-20T17:41:27.8217298" w:id="474509357"/>
        </w:rPr>
      </w:pPr>
    </w:p>
    <w:p xmlns:wp14="http://schemas.microsoft.com/office/word/2010/wordml" w:rsidR="00B80607" w:rsidDel="2393BB18" w:rsidRDefault="002E1A86" w14:paraId="40AE5185" wp14:textId="77777777">
      <w:pPr>
        <w:spacing w:after="80" w:line="240" w:lineRule="auto"/>
        <w:rPr>
          <w:del w:author="Phan Nguyen Quynh Trang 20153892" w:date="2019-05-20T17:39:26.6811158" w:id="1926809665"/>
          <w:rFonts w:ascii="Arial" w:hAnsi="Arial" w:eastAsia="Arial" w:cs="Arial"/>
          <w:b/>
          <w:i/>
          <w:color w:val="951B13"/>
          <w:sz w:val="42"/>
          <w:szCs w:val="42"/>
        </w:rPr>
      </w:pPr>
      <w:del w:author="Phan Nguyen Quynh Trang 20153892" w:date="2019-05-20T17:39:26.6811158" w:id="383968724">
        <w:r w:rsidDel="2393BB18">
          <w:rPr>
            <w:b/>
            <w:i/>
            <w:sz w:val="42"/>
            <w:szCs w:val="42"/>
          </w:rPr>
          <w:delText>Document Subject</w:delText>
        </w:r>
      </w:del>
    </w:p>
    <w:p xmlns:wp14="http://schemas.microsoft.com/office/word/2010/wordml" w:rsidR="00B80607" w:rsidDel="2393BB18" w:rsidRDefault="002E1A86" w14:paraId="2E352C44" wp14:textId="77777777">
      <w:pPr>
        <w:rPr>
          <w:del w:author="Phan Nguyen Quynh Trang 20153892" w:date="2019-05-20T17:39:26.6811158" w:id="1804018203"/>
        </w:rPr>
      </w:pPr>
      <w:del w:author="Phan Nguyen Quynh Trang 20153892" w:date="2019-05-20T17:39:26.6811158" w:id="589505821">
        <w:r w:rsidDel="2393BB18">
          <w:rPr>
            <w:i/>
          </w:rPr>
          <w:delText>[Type the abstract of the document here:]</w:delText>
        </w:r>
      </w:del>
    </w:p>
    <w:p xmlns:wp14="http://schemas.microsoft.com/office/word/2010/wordml" w:rsidR="00B80607" w:rsidRDefault="00B80607" w14:paraId="41C8F396" wp14:textId="534A4BF2">
      <w:pPr>
        <w:tabs>
          <w:tab w:val="left" w:pos="6415"/>
        </w:tabs>
        <w:rPr>
          <w:ins w:author="Phan Nguyen Quynh Trang 20153892" w:date="2019-05-20T17:40:27.5064373" w:id="1676669218"/>
        </w:rPr>
      </w:pPr>
      <w:ins w:author="Phan Nguyen Quynh Trang 20153892" w:date="2019-05-20T17:39:57.1894795" w:id="598185723">
        <w:proofErr w:type="spellStart"/>
        <w:r w:rsidR="5194E9B3">
          <w:rPr/>
          <w:t>N</w:t>
        </w:r>
      </w:ins>
      <w:ins w:author="Phan Nguyen Quynh Trang 20153892" w:date="2019-05-20T17:40:27.5064373" w:id="1570240094">
        <w:r w:rsidR="4E38C239">
          <w:rPr/>
          <w:t>hóm</w:t>
        </w:r>
        <w:proofErr w:type="spellEnd"/>
        <w:r w:rsidR="4E38C239">
          <w:rPr/>
          <w:t xml:space="preserve"> 4:</w:t>
        </w:r>
      </w:ins>
    </w:p>
    <w:p w:rsidR="4E38C239" w:rsidP="72304945" w:rsidRDefault="4E38C239" w14:paraId="3F1E163C" w14:textId="1E4B0AEB">
      <w:pPr>
        <w:pStyle w:val="Normal"/>
        <w:ind w:left="720"/>
        <w:rPr>
          <w:ins w:author="Phan Nguyen Quynh Trang 20153892" w:date="2019-05-20T17:40:57.7935691" w:id="2005793658"/>
        </w:rPr>
      </w:pPr>
      <w:ins w:author="Phan Nguyen Quynh Trang 20153892" w:date="2019-05-20T17:40:27.5064373" w:id="2135190154">
        <w:proofErr w:type="spellStart"/>
        <w:r w:rsidR="4E38C239">
          <w:rPr/>
          <w:t>Nguyễn</w:t>
        </w:r>
        <w:proofErr w:type="spellEnd"/>
        <w:r w:rsidR="4E38C239">
          <w:rPr/>
          <w:t xml:space="preserve"> </w:t>
        </w:r>
        <w:proofErr w:type="spellStart"/>
        <w:r w:rsidR="4E38C239">
          <w:rPr/>
          <w:t>Đ</w:t>
        </w:r>
      </w:ins>
      <w:ins w:author="Phan Nguyen Quynh Trang 20153892" w:date="2019-05-20T17:40:57.7935691" w:id="1835454436">
        <w:r w:rsidR="38382D03">
          <w:rPr/>
          <w:t>ào</w:t>
        </w:r>
        <w:proofErr w:type="spellEnd"/>
        <w:r w:rsidR="38382D03">
          <w:rPr/>
          <w:t xml:space="preserve"> Anh Khoa</w:t>
        </w:r>
      </w:ins>
      <w:ins w:author="Phan Nguyen Quynh Trang 20153892" w:date="2019-05-20T18:06:02.4284233" w:id="1313318588">
        <w:r w:rsidR="38491085">
          <w:rPr/>
          <w:t xml:space="preserve"> - 20152014</w:t>
        </w:r>
      </w:ins>
    </w:p>
    <w:p w:rsidR="38382D03" w:rsidP="72304945" w:rsidRDefault="38382D03" w14:paraId="0921C736" w14:textId="0DD7AFCA">
      <w:pPr>
        <w:pStyle w:val="Normal"/>
        <w:ind w:left="720"/>
        <w:rPr>
          <w:ins w:author="Phan Nguyen Quynh Trang 20153892" w:date="2019-05-20T17:40:57.7935691" w:id="1460296664"/>
        </w:rPr>
      </w:pPr>
      <w:ins w:author="Phan Nguyen Quynh Trang 20153892" w:date="2019-05-20T17:40:57.7935691" w:id="957950068">
        <w:r w:rsidR="38382D03">
          <w:rPr/>
          <w:t xml:space="preserve">Phan </w:t>
        </w:r>
      </w:ins>
      <w:ins w:author="Phan Nguyen Quynh Trang 20153892" w:date="2019-05-20T17:40:57.7935691" w:id="1294632726">
        <w:proofErr w:type="spellStart"/>
        <w:r w:rsidR="38382D03">
          <w:rPr/>
          <w:t>Nguyễn</w:t>
        </w:r>
        <w:proofErr w:type="spellEnd"/>
      </w:ins>
      <w:ins w:author="Phan Nguyen Quynh Trang 20153892" w:date="2019-05-20T17:40:57.7935691" w:id="874546361">
        <w:r w:rsidRPr="38491085" w:rsidR="38382D03">
          <w:rPr/>
          <w:t xml:space="preserve"> </w:t>
        </w:r>
      </w:ins>
      <w:ins w:author="Phan Nguyen Quynh Trang 20153892" w:date="2019-05-20T17:40:57.7935691" w:id="809272168">
        <w:proofErr w:type="spellStart"/>
        <w:r w:rsidR="38382D03">
          <w:rPr/>
          <w:t>Quỳnh</w:t>
        </w:r>
        <w:proofErr w:type="spellEnd"/>
      </w:ins>
      <w:ins w:author="Phan Nguyen Quynh Trang 20153892" w:date="2019-05-20T17:40:57.7935691" w:id="240433985">
        <w:r w:rsidR="38382D03">
          <w:rPr/>
          <w:t xml:space="preserve"> Trang</w:t>
        </w:r>
      </w:ins>
      <w:ins w:author="Phan Nguyen Quynh Trang 20153892" w:date="2019-05-20T18:06:02.4284233" w:id="1242469062">
        <w:r w:rsidR="38491085">
          <w:rPr/>
          <w:t xml:space="preserve"> - 20153892</w:t>
        </w:r>
      </w:ins>
    </w:p>
    <w:p w:rsidR="38382D03" w:rsidP="72304945" w:rsidRDefault="38382D03" w14:paraId="22EBE7BC" w14:textId="3E48503E">
      <w:pPr>
        <w:pStyle w:val="Normal"/>
        <w:ind w:left="720"/>
        <w:rPr>
          <w:ins w:author="Phan Nguyen Quynh Trang 20153892" w:date="2019-05-20T17:40:57.7935691" w:id="1210661220"/>
        </w:rPr>
      </w:pPr>
      <w:ins w:author="Phan Nguyen Quynh Trang 20153892" w:date="2019-05-20T17:40:57.7935691" w:id="1090370489">
        <w:proofErr w:type="spellStart"/>
        <w:r w:rsidR="38382D03">
          <w:rPr/>
          <w:t>Trần</w:t>
        </w:r>
        <w:proofErr w:type="spellEnd"/>
      </w:ins>
      <w:ins w:author="Phan Nguyen Quynh Trang 20153892" w:date="2019-05-20T17:40:57.7935691" w:id="646396710">
        <w:r w:rsidRPr="38491085" w:rsidR="38382D03">
          <w:rPr/>
          <w:t xml:space="preserve"> </w:t>
        </w:r>
      </w:ins>
      <w:ins w:author="Phan Nguyen Quynh Trang 20153892" w:date="2019-05-20T17:40:57.7935691" w:id="1862057796">
        <w:proofErr w:type="spellStart"/>
        <w:r w:rsidR="38382D03">
          <w:rPr/>
          <w:t>Sơn</w:t>
        </w:r>
        <w:proofErr w:type="spellEnd"/>
      </w:ins>
      <w:ins w:author="Phan Nguyen Quynh Trang 20153892" w:date="2019-05-20T17:40:57.7935691" w:id="102302077">
        <w:r w:rsidR="38382D03">
          <w:rPr/>
          <w:t xml:space="preserve"> Tùng</w:t>
        </w:r>
      </w:ins>
      <w:ins w:author="Phan Nguyen Quynh Trang 20153892" w:date="2019-05-20T18:06:02.4284233" w:id="1314880804">
        <w:r w:rsidR="38491085">
          <w:rPr/>
          <w:t xml:space="preserve"> - 20154214</w:t>
        </w:r>
      </w:ins>
    </w:p>
    <w:p w:rsidR="38382D03" w:rsidDel="11251D33" w:rsidP="72304945" w:rsidRDefault="38382D03" w14:paraId="35853765" w14:textId="4845F525">
      <w:pPr>
        <w:pStyle w:val="Normal"/>
        <w:ind w:left="720"/>
        <w:rPr>
          <w:del w:author="Phan Nguyen Quynh Trang 20153892" w:date="2019-05-20T18:06:32.293029" w:id="2075965270"/>
        </w:rPr>
      </w:pPr>
      <w:ins w:author="Phan Nguyen Quynh Trang 20153892" w:date="2019-05-20T17:40:57.7935691" w:id="1548595768">
        <w:proofErr w:type="spellStart"/>
        <w:r w:rsidR="38382D03">
          <w:rPr/>
          <w:t>Nguyễn</w:t>
        </w:r>
        <w:proofErr w:type="spellEnd"/>
        <w:r w:rsidRPr="11251D33" w:rsidR="38382D03">
          <w:rPr/>
          <w:t xml:space="preserve"> </w:t>
        </w:r>
        <w:proofErr w:type="spellStart"/>
        <w:r w:rsidR="38382D03">
          <w:rPr/>
          <w:t>Hoàng</w:t>
        </w:r>
        <w:proofErr w:type="spellEnd"/>
        <w:r w:rsidR="38382D03">
          <w:rPr/>
          <w:t xml:space="preserve"> </w:t>
        </w:r>
      </w:ins>
      <w:ins w:author="Phan Nguyen Quynh Trang 20153892" w:date="2019-05-20T18:06:32.293029" w:id="1058172907">
        <w:r w:rsidR="11251D33">
          <w:rPr/>
          <w:t>Hà - 20151143</w:t>
        </w:r>
      </w:ins>
    </w:p>
    <w:p w:rsidR="11251D33" w:rsidP="11251D33" w:rsidRDefault="11251D33" w14:paraId="0F488880" w14:textId="4010AB06">
      <w:pPr>
        <w:pStyle w:val="Normal"/>
        <w:bidi w:val="0"/>
        <w:spacing w:before="0" w:beforeAutospacing="off" w:after="120" w:afterAutospacing="off" w:line="276" w:lineRule="auto"/>
        <w:ind w:left="720" w:right="0"/>
        <w:jc w:val="both"/>
        <w:pPrChange w:author="Phan Nguyen Quynh Trang 20153892" w:date="2019-05-20T18:06:32.293029" w:id="85228131">
          <w:pPr/>
        </w:pPrChange>
      </w:pPr>
    </w:p>
    <w:p xmlns:wp14="http://schemas.microsoft.com/office/word/2010/wordml" w:rsidR="00B80607" w:rsidRDefault="00B80607" w14:paraId="72A3D3EC" wp14:textId="77777777">
      <w:pPr>
        <w:tabs>
          <w:tab w:val="left" w:pos="6415"/>
        </w:tabs>
      </w:pPr>
    </w:p>
    <w:p xmlns:wp14="http://schemas.microsoft.com/office/word/2010/wordml" w:rsidR="00B80607" w:rsidRDefault="002E1A86" w14:paraId="0D0B940D" wp14:textId="77777777">
      <w:pPr>
        <w:tabs>
          <w:tab w:val="left" w:pos="6415"/>
        </w:tabs>
      </w:pPr>
      <w:r>
        <w:tab/>
      </w:r>
    </w:p>
    <w:p xmlns:wp14="http://schemas.microsoft.com/office/word/2010/wordml" w:rsidR="00B80607" w:rsidRDefault="00B80607" w14:paraId="0E27B00A" wp14:textId="77777777"/>
    <w:p xmlns:wp14="http://schemas.microsoft.com/office/word/2010/wordml" w:rsidR="00B80607" w:rsidRDefault="002E1A86" w14:paraId="60061E4C" wp14:textId="77777777">
      <w:pPr>
        <w:widowControl/>
        <w:spacing w:after="0" w:line="240" w:lineRule="auto"/>
        <w:jc w:val="left"/>
        <w:rPr>
          <w:rFonts w:ascii="Verdana" w:hAnsi="Verdana" w:eastAsia="Verdana" w:cs="Verdana"/>
          <w:b/>
          <w:smallCaps/>
          <w:color w:val="951B13"/>
          <w:sz w:val="24"/>
          <w:szCs w:val="24"/>
        </w:rPr>
      </w:pPr>
      <w:r>
        <w:br w:type="page"/>
      </w:r>
    </w:p>
    <w:p xmlns:wp14="http://schemas.microsoft.com/office/word/2010/wordml" w:rsidR="00B80607" w:rsidRDefault="002E1A86" w14:paraId="3735CF94" wp14:textId="77777777">
      <w:pPr>
        <w:keepNext/>
        <w:tabs>
          <w:tab w:val="left" w:pos="2160"/>
          <w:tab w:val="right" w:pos="5040"/>
          <w:tab w:val="left" w:pos="5760"/>
          <w:tab w:val="right" w:pos="8640"/>
        </w:tabs>
        <w:spacing w:before="360" w:after="240" w:line="360" w:lineRule="auto"/>
        <w:jc w:val="center"/>
        <w:rPr>
          <w:rFonts w:ascii="Verdana" w:hAnsi="Verdana" w:eastAsia="Verdana" w:cs="Verdana"/>
          <w:b/>
          <w:smallCaps/>
          <w:color w:val="951B13"/>
          <w:sz w:val="24"/>
          <w:szCs w:val="24"/>
          <w:highlight w:val="white"/>
        </w:rPr>
      </w:pPr>
      <w:r>
        <w:rPr>
          <w:rFonts w:ascii="Verdana" w:hAnsi="Verdana" w:eastAsia="Verdana" w:cs="Verdana"/>
          <w:b/>
          <w:smallCaps/>
          <w:color w:val="951B13"/>
          <w:sz w:val="24"/>
          <w:szCs w:val="24"/>
          <w:shd w:val="clear" w:color="auto" w:fill="FFFFFF"/>
        </w:rPr>
        <w:lastRenderedPageBreak/>
        <w:t>Table of contents</w:t>
      </w:r>
    </w:p>
    <w:p xmlns:wp14="http://schemas.microsoft.com/office/word/2010/wordml" w:rsidR="00B80607" w:rsidRDefault="00B80607" w14:paraId="44EAFD9C" wp14:textId="77777777">
      <w:pPr>
        <w:keepNext/>
        <w:tabs>
          <w:tab w:val="left" w:pos="-110"/>
          <w:tab w:val="right" w:pos="8467"/>
        </w:tabs>
        <w:spacing w:after="0"/>
        <w:ind w:left="990"/>
        <w:rPr>
          <w:b/>
          <w:color w:val="000000"/>
          <w:shd w:val="clear" w:color="auto" w:fill="FFFFFF"/>
        </w:rPr>
      </w:pPr>
    </w:p>
    <w:p xmlns:wp14="http://schemas.microsoft.com/office/word/2010/wordml" w:rsidR="00B80607" w:rsidRDefault="002E1A86" w14:paraId="4B94D5A5" wp14:textId="77777777">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xmlns:wp14="http://schemas.microsoft.com/office/word/2010/wordml" w:rsidR="00B80607" w:rsidRDefault="002E1A86" w14:paraId="73AFD169" wp14:textId="77777777">
          <w:pPr>
            <w:keepNext/>
            <w:tabs>
              <w:tab w:val="left" w:pos="432"/>
              <w:tab w:val="right" w:pos="8827"/>
            </w:tabs>
            <w:spacing w:before="120"/>
            <w:rPr>
              <w:rFonts w:ascii="Calibri" w:hAnsi="Calibri" w:eastAsia="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hAnsi="Calibri" w:eastAsia="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r>
          <w:r>
            <w:rPr>
              <w:b/>
              <w:smallCaps/>
              <w:color w:val="000000"/>
              <w:shd w:val="clear" w:color="auto" w:fill="FFFFFF"/>
            </w:rPr>
            <w:t>4</w:t>
          </w:r>
        </w:p>
        <w:p xmlns:wp14="http://schemas.microsoft.com/office/word/2010/wordml" w:rsidR="00B80607" w:rsidRDefault="00705779" w14:paraId="727E3C0C"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r>
          <w:r w:rsidR="002E1A86">
            <w:rPr>
              <w:b/>
              <w:smallCaps/>
              <w:color w:val="000000"/>
              <w:shd w:val="clear" w:color="auto" w:fill="FFFFFF"/>
            </w:rPr>
            <w:t>4</w:t>
          </w:r>
        </w:p>
        <w:p xmlns:wp14="http://schemas.microsoft.com/office/word/2010/wordml" w:rsidR="00B80607" w:rsidRDefault="00705779" w14:paraId="01105834"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0EB71373"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6E76D97F"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7A7AD751"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r>
          <w:r w:rsidR="002E1A86">
            <w:rPr>
              <w:b/>
              <w:smallCaps/>
              <w:color w:val="000000"/>
              <w:shd w:val="clear" w:color="auto" w:fill="FFFFFF"/>
            </w:rPr>
            <w:t>4</w:t>
          </w:r>
        </w:p>
        <w:p xmlns:wp14="http://schemas.microsoft.com/office/word/2010/wordml" w:rsidR="00B80607" w:rsidRDefault="00705779" w14:paraId="35AAF409"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4160BBAF"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33F6660E"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277898FD"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023B2253"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r>
          <w:r w:rsidR="002E1A86">
            <w:rPr>
              <w:b/>
              <w:smallCaps/>
              <w:color w:val="000000"/>
              <w:shd w:val="clear" w:color="auto" w:fill="FFFFFF"/>
            </w:rPr>
            <w:t>4</w:t>
          </w:r>
        </w:p>
        <w:p xmlns:wp14="http://schemas.microsoft.com/office/word/2010/wordml" w:rsidR="00B80607" w:rsidRDefault="00705779" w14:paraId="05FFAFEE"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2B64F359"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116E105A"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740BD7CE"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3DDA7FC4"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5E9FC821"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r>
          <w:r w:rsidR="002E1A86">
            <w:rPr>
              <w:color w:val="000000"/>
              <w:shd w:val="clear" w:color="auto" w:fill="FFFFFF"/>
            </w:rPr>
            <w:t>4</w:t>
          </w:r>
        </w:p>
        <w:p xmlns:wp14="http://schemas.microsoft.com/office/word/2010/wordml" w:rsidR="00B80607" w:rsidRDefault="00705779" w14:paraId="384D2E05"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r>
          <w:r w:rsidR="002E1A86">
            <w:rPr>
              <w:b/>
              <w:smallCaps/>
              <w:color w:val="000000"/>
              <w:shd w:val="clear" w:color="auto" w:fill="FFFFFF"/>
            </w:rPr>
            <w:t>4</w:t>
          </w:r>
        </w:p>
        <w:p xmlns:wp14="http://schemas.microsoft.com/office/word/2010/wordml" w:rsidR="00B80607" w:rsidRDefault="00705779" w14:paraId="617BFB4C"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r>
          <w:r w:rsidR="002E1A86">
            <w:rPr>
              <w:b/>
              <w:smallCaps/>
              <w:color w:val="000000"/>
              <w:shd w:val="clear" w:color="auto" w:fill="FFFFFF"/>
            </w:rPr>
            <w:t>5</w:t>
          </w:r>
        </w:p>
        <w:p xmlns:wp14="http://schemas.microsoft.com/office/word/2010/wordml" w:rsidR="00B80607" w:rsidRDefault="00705779" w14:paraId="0B34458E" wp14:textId="77777777">
          <w:pPr>
            <w:keepNext/>
            <w:tabs>
              <w:tab w:val="left" w:pos="432"/>
              <w:tab w:val="right" w:pos="8827"/>
            </w:tabs>
            <w:spacing w:before="120"/>
            <w:rPr>
              <w:rFonts w:ascii="Calibri" w:hAnsi="Calibri" w:eastAsia="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r>
          <w:r w:rsidR="002E1A86">
            <w:rPr>
              <w:b/>
              <w:smallCaps/>
              <w:color w:val="000000"/>
              <w:shd w:val="clear" w:color="auto" w:fill="FFFFFF"/>
            </w:rPr>
            <w:t>5</w:t>
          </w:r>
        </w:p>
        <w:p xmlns:wp14="http://schemas.microsoft.com/office/word/2010/wordml" w:rsidR="00B80607" w:rsidRDefault="00705779" w14:paraId="560EBB24"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02A1FC37"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6A7FC86D"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64C9772C"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039CBFA8"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7D7D5DF5"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39F04511"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49EE26BE"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04CAE2EF" wp14:textId="77777777">
          <w:pPr>
            <w:keepNext/>
            <w:tabs>
              <w:tab w:val="left" w:pos="1540"/>
              <w:tab w:val="right" w:pos="8827"/>
            </w:tabs>
            <w:spacing w:after="0"/>
            <w:ind w:left="1540" w:hanging="550"/>
            <w:rPr>
              <w:rFonts w:ascii="Calibri" w:hAnsi="Calibri" w:eastAsia="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hAnsi="Calibri" w:eastAsia="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r>
          <w:r w:rsidR="002E1A86">
            <w:rPr>
              <w:color w:val="000000"/>
              <w:shd w:val="clear" w:color="auto" w:fill="FFFFFF"/>
            </w:rPr>
            <w:t>5</w:t>
          </w:r>
        </w:p>
        <w:p xmlns:wp14="http://schemas.microsoft.com/office/word/2010/wordml" w:rsidR="00B80607" w:rsidRDefault="00705779" w14:paraId="54F03058" wp14:textId="77777777">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hAnsi="Calibri" w:eastAsia="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r>
          <w:r w:rsidR="002E1A86">
            <w:rPr>
              <w:b/>
              <w:smallCaps/>
              <w:color w:val="000000"/>
              <w:shd w:val="clear" w:color="auto" w:fill="FFFFFF"/>
            </w:rPr>
            <w:t>5</w:t>
          </w:r>
          <w:r w:rsidR="002E1A86">
            <w:fldChar w:fldCharType="end"/>
          </w:r>
        </w:p>
      </w:sdtContent>
    </w:sdt>
    <w:p xmlns:wp14="http://schemas.microsoft.com/office/word/2010/wordml" w:rsidR="00B80607" w:rsidRDefault="002E1A86" w14:paraId="29D6B04F" wp14:textId="77777777">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xmlns:wp14="http://schemas.microsoft.com/office/word/2010/wordml" w:rsidR="00B80607" w:rsidRDefault="002E1A86" w14:paraId="62CDFE5A" wp14:textId="77777777">
      <w:pPr>
        <w:keepNext/>
        <w:tabs>
          <w:tab w:val="left" w:pos="2160"/>
          <w:tab w:val="right" w:pos="5040"/>
          <w:tab w:val="left" w:pos="5760"/>
          <w:tab w:val="right" w:pos="8640"/>
        </w:tabs>
        <w:spacing w:before="360" w:after="240" w:line="360" w:lineRule="auto"/>
        <w:jc w:val="center"/>
        <w:rPr>
          <w:rFonts w:ascii="Verdana" w:hAnsi="Verdana" w:eastAsia="Verdana" w:cs="Verdana"/>
          <w:b/>
          <w:smallCaps/>
          <w:color w:val="951B13"/>
          <w:sz w:val="24"/>
          <w:szCs w:val="24"/>
          <w:highlight w:val="white"/>
        </w:rPr>
      </w:pPr>
      <w:r>
        <w:rPr>
          <w:rFonts w:ascii="Verdana" w:hAnsi="Verdana" w:eastAsia="Verdana" w:cs="Verdana"/>
          <w:b/>
          <w:smallCaps/>
          <w:color w:val="951B13"/>
          <w:sz w:val="24"/>
          <w:szCs w:val="24"/>
          <w:shd w:val="clear" w:color="auto" w:fill="FFFFFF"/>
        </w:rPr>
        <w:lastRenderedPageBreak/>
        <w:t>Phiên bản tài liệu</w:t>
      </w:r>
    </w:p>
    <w:tbl>
      <w:tblPr>
        <w:tblW w:w="873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ook w:val="00A0" w:firstRow="1" w:lastRow="0" w:firstColumn="1" w:lastColumn="0" w:noHBand="0" w:noVBand="0"/>
      </w:tblPr>
      <w:tblGrid>
        <w:gridCol w:w="1494"/>
        <w:gridCol w:w="3095"/>
        <w:gridCol w:w="1148"/>
        <w:gridCol w:w="1552"/>
        <w:gridCol w:w="1441"/>
      </w:tblGrid>
      <w:tr xmlns:wp14="http://schemas.microsoft.com/office/word/2010/wordml" w:rsidR="00B80607" w:rsidTr="5C4F34DA" w14:paraId="5FCCCE52" wp14:textId="77777777">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44C163F9" wp14:textId="77777777">
            <w:r>
              <w:t>Ngày lập</w:t>
            </w:r>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73CBE681" wp14:textId="77777777">
            <w:r>
              <w:t>Mô tả thay đổi</w:t>
            </w:r>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40424496" wp14:textId="77777777">
            <w:r>
              <w:t>Phiên bản</w:t>
            </w:r>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6FACC9AB" wp14:textId="77777777">
            <w:r>
              <w:t>Người lập</w:t>
            </w:r>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7DD2D833" wp14:textId="77777777">
            <w:r>
              <w:t>Người duyệt</w:t>
            </w:r>
          </w:p>
        </w:tc>
      </w:tr>
      <w:tr xmlns:wp14="http://schemas.microsoft.com/office/word/2010/wordml" w:rsidR="00B80607" w:rsidTr="5C4F34DA" w14:paraId="397A9C14" wp14:textId="77777777">
        <w:trPr>
          <w:trHeight w:val="48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14597CDE" wp14:textId="77777777">
            <w:r>
              <w:t>12/03/2019</w:t>
            </w:r>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5A252C" w:rsidRDefault="002E1A86" w14:paraId="7F532D96" wp14:textId="77777777">
            <w:pPr>
              <w:rPr>
                <w:ins w:author="Khoa Anh" w:date="2019-05-20T17:27:00Z" w:id="1"/>
              </w:rPr>
            </w:pPr>
            <w:r>
              <w:t xml:space="preserve">Thêm mục </w:t>
            </w:r>
          </w:p>
          <w:p w:rsidR="00B80607" w:rsidRDefault="002E1A86" w14:paraId="48EC0C67" wp14:textId="77777777">
            <w:pPr>
              <w:pStyle w:val="ListParagraph"/>
              <w:numPr>
                <w:ilvl w:val="0"/>
                <w:numId w:val="26"/>
              </w:numPr>
              <w:rPr>
                <w:ins w:author="Khoa Anh" w:date="2019-05-20T17:28:00Z" w:id="2"/>
              </w:rPr>
              <w:pPrChange w:author="Khoa Anh" w:date="2019-05-20T17:28:00Z" w:id="3">
                <w:pPr/>
              </w:pPrChange>
            </w:pPr>
            <w:del w:author="Khoa Anh" w:date="2019-05-20T17:27:00Z" w:id="4">
              <w:r w:rsidDel="005A252C">
                <w:delText>g</w:delText>
              </w:r>
            </w:del>
            <w:ins w:author="Khoa Anh" w:date="2019-05-20T17:27:00Z" w:id="5">
              <w:r w:rsidR="005A252C">
                <w:t>G</w:t>
              </w:r>
            </w:ins>
            <w:r>
              <w:t>iới thiệu dự án</w:t>
            </w:r>
          </w:p>
          <w:p w:rsidR="005A252C" w:rsidRDefault="005A252C" w14:paraId="4D003739" wp14:textId="77777777">
            <w:pPr>
              <w:pStyle w:val="ListParagraph"/>
              <w:numPr>
                <w:ilvl w:val="0"/>
                <w:numId w:val="26"/>
              </w:numPr>
              <w:pPrChange w:author="Khoa Anh" w:date="2019-05-20T17:28:00Z" w:id="6">
                <w:pPr/>
              </w:pPrChange>
            </w:pPr>
            <w:ins w:author="Khoa Anh" w:date="2019-05-20T17:28:00Z" w:id="7">
              <w:r>
                <w:t>Các nhân sự tham gia</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6F54A5A7" wp14:textId="77777777">
            <w:r>
              <w:t>0.1</w:t>
            </w:r>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2E1A86" w14:paraId="113DBE0B" wp14:textId="77777777">
            <w:r>
              <w:t>Nguyễn Đào Anh Khoa</w:t>
            </w:r>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3DEEC669" wp14:textId="77777777"/>
        </w:tc>
      </w:tr>
      <w:tr xmlns:wp14="http://schemas.microsoft.com/office/word/2010/wordml" w:rsidR="00B80607" w:rsidTr="5C4F34DA" w14:paraId="2FCB7844"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5EAFB3A9" wp14:textId="77777777">
            <w:ins w:author="Khoa Anh" w:date="2019-05-20T17:26:00Z" w:id="8">
              <w:r>
                <w:t>19/03/2019</w:t>
              </w:r>
            </w:ins>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5A252C" w:rsidRDefault="005A252C" w14:paraId="07C225F2" wp14:textId="77777777">
            <w:pPr>
              <w:rPr>
                <w:ins w:author="Khoa Anh" w:date="2019-05-20T17:28:00Z" w:id="9"/>
              </w:rPr>
            </w:pPr>
            <w:ins w:author="Khoa Anh" w:date="2019-05-20T17:27:00Z" w:id="10">
              <w:r>
                <w:t xml:space="preserve">Thêm mục </w:t>
              </w:r>
            </w:ins>
          </w:p>
          <w:p w:rsidR="005A252C" w:rsidRDefault="005A252C" w14:paraId="2B3D9B24" wp14:textId="77777777">
            <w:pPr>
              <w:pStyle w:val="ListParagraph"/>
              <w:numPr>
                <w:ilvl w:val="0"/>
                <w:numId w:val="26"/>
              </w:numPr>
              <w:pPrChange w:author="Khoa Anh" w:date="2019-05-20T17:28:00Z" w:id="11">
                <w:pPr/>
              </w:pPrChange>
            </w:pPr>
            <w:ins w:author="Khoa Anh" w:date="2019-05-20T17:27:00Z" w:id="12">
              <w:r>
                <w:t>Khảo sát dự án</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719526B8" wp14:textId="77777777">
            <w:ins w:author="Khoa Anh" w:date="2019-05-20T17:27:00Z" w:id="13">
              <w:r>
                <w:t>0.1</w:t>
              </w:r>
            </w:ins>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65B17BF5" wp14:textId="77777777">
            <w:ins w:author="Khoa Anh" w:date="2019-05-20T17:27:00Z" w:id="14">
              <w:r>
                <w:t>Trần Sơn Tùng</w:t>
              </w:r>
            </w:ins>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3656B9AB" wp14:textId="77777777"/>
        </w:tc>
      </w:tr>
      <w:tr xmlns:wp14="http://schemas.microsoft.com/office/word/2010/wordml" w:rsidR="00B80607" w:rsidTr="5C4F34DA" w14:paraId="55A42057"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39ED0E2E" wp14:textId="77777777">
            <w:ins w:author="Khoa Anh" w:date="2019-05-20T17:27:00Z" w:id="15">
              <w:r>
                <w:t>26/03/2019</w:t>
              </w:r>
            </w:ins>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5A252C" w:rsidRDefault="005A252C" w14:paraId="16931CD2" wp14:textId="77777777">
            <w:pPr>
              <w:rPr>
                <w:ins w:author="Khoa Anh" w:date="2019-05-20T17:28:00Z" w:id="16"/>
              </w:rPr>
            </w:pPr>
            <w:ins w:author="Khoa Anh" w:date="2019-05-20T17:27:00Z" w:id="17">
              <w:r>
                <w:t xml:space="preserve">Thêm mục </w:t>
              </w:r>
            </w:ins>
          </w:p>
          <w:p w:rsidR="005A252C" w:rsidRDefault="005A252C" w14:paraId="332A06CE" wp14:textId="77777777">
            <w:pPr>
              <w:pStyle w:val="ListParagraph"/>
              <w:numPr>
                <w:ilvl w:val="0"/>
                <w:numId w:val="26"/>
              </w:numPr>
              <w:pPrChange w:author="Khoa Anh" w:date="2019-05-20T17:28:00Z" w:id="18">
                <w:pPr/>
              </w:pPrChange>
            </w:pPr>
            <w:ins w:author="Khoa Anh" w:date="2019-05-20T17:27:00Z" w:id="19">
              <w:r w:rsidRPr="005A252C">
                <w:t>Ước lượng</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213353E6" wp14:textId="77777777">
            <w:ins w:author="Khoa Anh" w:date="2019-05-20T17:28:00Z" w:id="20">
              <w:r>
                <w:t>0.1</w:t>
              </w:r>
            </w:ins>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0AC3E46A" wp14:textId="77777777">
            <w:ins w:author="Khoa Anh" w:date="2019-05-20T17:29:00Z" w:id="21">
              <w:r>
                <w:t>Nguyễn Hoàng Hà</w:t>
              </w:r>
            </w:ins>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45FB0818" wp14:textId="77777777"/>
        </w:tc>
      </w:tr>
      <w:tr xmlns:wp14="http://schemas.microsoft.com/office/word/2010/wordml" w:rsidR="00B80607" w:rsidTr="5C4F34DA" w14:paraId="1EE4B732"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66B85755" wp14:textId="77777777">
            <w:ins w:author="Khoa Anh" w:date="2019-05-20T17:29:00Z" w:id="22">
              <w:r>
                <w:t>03/04/2019</w:t>
              </w:r>
            </w:ins>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5A252C" w:rsidP="005A252C" w:rsidRDefault="005A252C" w14:paraId="200CA725" wp14:textId="77777777">
            <w:pPr>
              <w:rPr>
                <w:ins w:author="Khoa Anh" w:date="2019-05-20T17:29:00Z" w:id="23"/>
              </w:rPr>
            </w:pPr>
            <w:ins w:author="Khoa Anh" w:date="2019-05-20T17:29:00Z" w:id="24">
              <w:r>
                <w:t xml:space="preserve">Thêm mục </w:t>
              </w:r>
            </w:ins>
          </w:p>
          <w:p w:rsidR="00B80607" w:rsidRDefault="005A252C" w14:paraId="6B699B86" wp14:textId="77777777">
            <w:pPr>
              <w:pStyle w:val="ListParagraph"/>
              <w:numPr>
                <w:ilvl w:val="0"/>
                <w:numId w:val="26"/>
              </w:numPr>
              <w:pPrChange w:author="Khoa Anh" w:date="2019-05-20T17:30:00Z" w:id="25">
                <w:pPr/>
              </w:pPrChange>
            </w:pPr>
            <w:ins w:author="Khoa Anh" w:date="2019-05-20T17:29:00Z" w:id="26">
              <w:r w:rsidRPr="005A252C">
                <w:t>Ước lượng</w:t>
              </w:r>
            </w:ins>
            <w:ins w:author="Khoa Anh" w:date="2019-05-20T17:30:00Z" w:id="27">
              <w:r>
                <w:t xml:space="preserve"> giá thành</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1A1634" w14:paraId="7ADF87F8" wp14:textId="77777777">
            <w:ins w:author="Hà Nguyễn" w:date="2019-05-20T20:03:00Z" w:id="28">
              <w:r>
                <w:t>0.1</w:t>
              </w:r>
            </w:ins>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1A1634" w14:paraId="7078AD52" wp14:textId="77777777">
            <w:ins w:author="Hà Nguyễn" w:date="2019-05-20T20:03:00Z" w:id="29">
              <w:r>
                <w:t>Nguyễn Hoàng Hà</w:t>
              </w:r>
            </w:ins>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49F31CB" wp14:textId="77777777"/>
        </w:tc>
      </w:tr>
      <w:tr xmlns:wp14="http://schemas.microsoft.com/office/word/2010/wordml" w:rsidR="00B80607" w:rsidTr="5C4F34DA" w14:paraId="41832216"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37BD5CAA" wp14:textId="77777777">
            <w:ins w:author="Khoa Anh" w:date="2019-05-20T17:30:00Z" w:id="30">
              <w:r>
                <w:t>07/04/2019</w:t>
              </w:r>
            </w:ins>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6274B879" wp14:textId="77777777">
            <w:pPr>
              <w:rPr>
                <w:ins w:author="Khoa Anh" w:date="2019-05-20T17:30:00Z" w:id="31"/>
              </w:rPr>
            </w:pPr>
            <w:ins w:author="Khoa Anh" w:date="2019-05-20T17:30:00Z" w:id="32">
              <w:r>
                <w:t>Thêm mục</w:t>
              </w:r>
            </w:ins>
          </w:p>
          <w:p w:rsidR="005A252C" w:rsidRDefault="005A252C" w14:paraId="25CC864F" wp14:textId="77777777">
            <w:pPr>
              <w:pStyle w:val="ListParagraph"/>
              <w:numPr>
                <w:ilvl w:val="0"/>
                <w:numId w:val="26"/>
              </w:numPr>
              <w:pPrChange w:author="Khoa Anh" w:date="2019-05-20T17:30:00Z" w:id="33">
                <w:pPr/>
              </w:pPrChange>
            </w:pPr>
            <w:ins w:author="Khoa Anh" w:date="2019-05-20T17:30:00Z" w:id="34">
              <w:r w:rsidRPr="005A252C">
                <w:t>Phân chia các giai đoạn chính</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53128261" wp14:textId="77777777">
            <w:ins w:author="Phan Nguyen Quynh Trang 20153892" w:date="2019-05-20T09:24:40.8576625" w:id="875755395">
              <w:r w:rsidR="3432F783">
                <w:rPr/>
                <w:t>0.1</w:t>
              </w:r>
            </w:ins>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2486C05" wp14:textId="1263A265">
            <w:ins w:author="Phan Nguyen Quynh Trang 20153892" w:date="2019-05-20T09:24:40.8576625" w:id="819483133">
              <w:r w:rsidR="3432F783">
                <w:rPr/>
                <w:t>Phan Nguyễn Quỳnh Trang</w:t>
              </w:r>
            </w:ins>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4101652C" wp14:textId="77777777"/>
        </w:tc>
      </w:tr>
      <w:tr xmlns:wp14="http://schemas.microsoft.com/office/word/2010/wordml" w:rsidR="00B80607" w:rsidTr="5C4F34DA" w14:paraId="69265288"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3C87D01D" wp14:textId="77777777">
            <w:ins w:author="Khoa Anh" w:date="2019-05-20T17:31:00Z" w:id="35">
              <w:r>
                <w:t>13/04/2019</w:t>
              </w:r>
            </w:ins>
          </w:p>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5A252C" w14:paraId="3AF13057" wp14:textId="77777777">
            <w:pPr>
              <w:rPr>
                <w:ins w:author="Khoa Anh" w:date="2019-05-20T17:31:00Z" w:id="36"/>
              </w:rPr>
            </w:pPr>
            <w:ins w:author="Khoa Anh" w:date="2019-05-20T17:31:00Z" w:id="37">
              <w:r>
                <w:t>Thêm mục</w:t>
              </w:r>
            </w:ins>
          </w:p>
          <w:p w:rsidR="005A252C" w:rsidRDefault="005A252C" w14:paraId="7ABCB662" wp14:textId="77777777">
            <w:pPr>
              <w:pStyle w:val="ListParagraph"/>
              <w:numPr>
                <w:ilvl w:val="0"/>
                <w:numId w:val="26"/>
              </w:numPr>
              <w:pPrChange w:author="Khoa Anh" w:date="2019-05-20T17:31:00Z" w:id="38">
                <w:pPr/>
              </w:pPrChange>
            </w:pPr>
            <w:ins w:author="Khoa Anh" w:date="2019-05-20T17:31:00Z" w:id="39">
              <w:r w:rsidRPr="005A252C">
                <w:t>Phân tích thiết kế</w:t>
              </w:r>
            </w:ins>
          </w:p>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4B99056E" wp14:textId="77777777">
            <w:ins w:author="Phan Nguyen Quynh Trang 20153892" w:date="2019-05-20T17:36:44.0860819" w:id="171739027">
              <w:r w:rsidR="5C4F34DA">
                <w:rPr/>
                <w:t>0.1</w:t>
              </w:r>
            </w:ins>
          </w:p>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1299C43A" wp14:textId="0F9906BF">
            <w:ins w:author="Phan Nguyen Quynh Trang 20153892" w:date="2019-05-20T09:31:17.4788646" w:id="1916127033">
              <w:r w:rsidRPr="7235C739" w:rsidR="7235C739">
                <w:rPr/>
                <w:t>Nguyễn Đào Anh Khoa</w:t>
              </w:r>
            </w:ins>
          </w:p>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4DDBEF00" wp14:textId="77777777"/>
        </w:tc>
      </w:tr>
      <w:tr xmlns:wp14="http://schemas.microsoft.com/office/word/2010/wordml" w:rsidR="00B80607" w:rsidTr="5C4F34DA" w14:paraId="3461D779"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3CF2D8B6" wp14:textId="77777777"/>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FB78278" wp14:textId="77777777"/>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1FC39945" wp14:textId="77777777"/>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562CB0E" wp14:textId="77777777"/>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34CE0A41" wp14:textId="77777777"/>
        </w:tc>
      </w:tr>
      <w:tr xmlns:wp14="http://schemas.microsoft.com/office/word/2010/wordml" w:rsidR="00B80607" w:rsidTr="5C4F34DA" w14:paraId="62EBF3C5"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D98A12B" wp14:textId="77777777"/>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2946DB82" wp14:textId="77777777"/>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5997CC1D" wp14:textId="77777777"/>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110FFD37" wp14:textId="77777777"/>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B699379" wp14:textId="77777777"/>
        </w:tc>
      </w:tr>
      <w:tr xmlns:wp14="http://schemas.microsoft.com/office/word/2010/wordml" w:rsidR="00B80607" w:rsidTr="5C4F34DA" w14:paraId="3FE9F23F" wp14:textId="77777777">
        <w:trPr>
          <w:trHeight w:val="540"/>
        </w:trPr>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1F72F646" wp14:textId="77777777"/>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8CE6F91" wp14:textId="77777777"/>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1CDCEAD" wp14:textId="77777777"/>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BB9E253" wp14:textId="77777777"/>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23DE523C" wp14:textId="77777777"/>
        </w:tc>
      </w:tr>
      <w:tr xmlns:wp14="http://schemas.microsoft.com/office/word/2010/wordml" w:rsidR="00B80607" w:rsidTr="5C4F34DA" w14:paraId="52E56223" wp14:textId="77777777">
        <w:tc>
          <w:tcPr>
            <w:tcW w:w="1494"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7547A01" wp14:textId="77777777"/>
        </w:tc>
        <w:tc>
          <w:tcPr>
            <w:tcW w:w="3095"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5043CB0F" wp14:textId="77777777"/>
        </w:tc>
        <w:tc>
          <w:tcPr>
            <w:tcW w:w="1148"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07459315" wp14:textId="77777777"/>
        </w:tc>
        <w:tc>
          <w:tcPr>
            <w:tcW w:w="1552"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537F28F" wp14:textId="77777777"/>
        </w:tc>
        <w:tc>
          <w:tcPr>
            <w:tcW w:w="1441" w:type="dxa"/>
            <w:tcBorders>
              <w:top w:val="single" w:color="999999" w:sz="4" w:space="0"/>
              <w:left w:val="single" w:color="999999" w:sz="4" w:space="0"/>
              <w:bottom w:val="single" w:color="999999" w:sz="4" w:space="0"/>
              <w:right w:val="single" w:color="999999" w:sz="4" w:space="0"/>
            </w:tcBorders>
            <w:shd w:val="clear" w:color="auto" w:fill="auto"/>
            <w:tcMar>
              <w:left w:w="108" w:type="dxa"/>
            </w:tcMar>
          </w:tcPr>
          <w:p w:rsidR="00B80607" w:rsidRDefault="00B80607" w14:paraId="6DFB9E20" wp14:textId="77777777"/>
        </w:tc>
      </w:tr>
    </w:tbl>
    <w:p xmlns:wp14="http://schemas.microsoft.com/office/word/2010/wordml" w:rsidR="00B80607" w:rsidRDefault="00B80607" w14:paraId="70DF9E56" wp14:textId="77777777">
      <w:pPr>
        <w:keepNext/>
        <w:tabs>
          <w:tab w:val="left" w:pos="1872"/>
          <w:tab w:val="right" w:pos="8827"/>
        </w:tabs>
        <w:spacing w:after="0"/>
        <w:ind w:left="994" w:hanging="994"/>
        <w:rPr>
          <w:color w:val="000000"/>
          <w:shd w:val="clear" w:color="auto" w:fill="FFFFFF"/>
        </w:rPr>
      </w:pPr>
    </w:p>
    <w:p xmlns:wp14="http://schemas.microsoft.com/office/word/2010/wordml" w:rsidR="00B80607" w:rsidRDefault="002E1A86" w14:paraId="4E15035C" wp14:textId="77777777">
      <w:pPr>
        <w:pStyle w:val="Heading1"/>
        <w:numPr>
          <w:ilvl w:val="0"/>
          <w:numId w:val="2"/>
        </w:numPr>
      </w:pPr>
      <w:bookmarkStart w:name="_gjdgxs" w:id="40"/>
      <w:bookmarkEnd w:id="40"/>
      <w:r>
        <w:t>Giới thiệu dự án</w:t>
      </w:r>
    </w:p>
    <w:p xmlns:wp14="http://schemas.microsoft.com/office/word/2010/wordml" w:rsidR="00B80607" w:rsidP="00FA36F8" w:rsidRDefault="002E1A86" w14:paraId="0B7FFC8D" wp14:textId="77777777">
      <w:pPr>
        <w:ind w:firstLine="360"/>
        <w:pPrChange w:author="Hà Nguyễn" w:date="2019-05-20T20:05:00Z" w:id="41">
          <w:pPr/>
        </w:pPrChange>
      </w:pPr>
      <w:r>
        <w:t xml:space="preserve">Robot dò đường: </w:t>
      </w:r>
    </w:p>
    <w:p xmlns:wp14="http://schemas.microsoft.com/office/word/2010/wordml" w:rsidR="00B80607" w:rsidRDefault="002E1A86" w14:paraId="7149FF72" wp14:textId="77777777">
      <w:pPr>
        <w:numPr>
          <w:ilvl w:val="0"/>
          <w:numId w:val="3"/>
        </w:numPr>
        <w:spacing w:after="0"/>
      </w:pPr>
      <w:r>
        <w:t xml:space="preserve">Sử dụng cảm biến siêu âm để đo khoảng cách. </w:t>
      </w:r>
    </w:p>
    <w:p xmlns:wp14="http://schemas.microsoft.com/office/word/2010/wordml" w:rsidR="00B80607" w:rsidRDefault="002E1A86" w14:paraId="10CE5DBF" wp14:textId="77777777">
      <w:pPr>
        <w:numPr>
          <w:ilvl w:val="0"/>
          <w:numId w:val="3"/>
        </w:numPr>
        <w:spacing w:after="0"/>
      </w:pPr>
      <w:r>
        <w:t>Giữ khoảng cách tới vật thể trước đó để không thay đổi.</w:t>
      </w:r>
    </w:p>
    <w:p xmlns:wp14="http://schemas.microsoft.com/office/word/2010/wordml" w:rsidR="00B80607" w:rsidRDefault="002E1A86" w14:paraId="411EEAC2" wp14:textId="77777777">
      <w:pPr>
        <w:numPr>
          <w:ilvl w:val="0"/>
          <w:numId w:val="3"/>
        </w:numPr>
        <w:rPr>
          <w:ins w:author="Phan Nguyen Quynh Trang 20153892" w:date="2019-05-20T17:37:14.2488057" w:id="1100561215"/>
        </w:rPr>
      </w:pPr>
      <w:proofErr w:type="spellStart"/>
      <w:r>
        <w:rPr/>
        <w:t>Nếu</w:t>
      </w:r>
      <w:proofErr w:type="spellEnd"/>
      <w:r>
        <w:rPr/>
        <w:t xml:space="preserve"> </w:t>
      </w:r>
      <w:proofErr w:type="spellStart"/>
      <w:r>
        <w:rPr/>
        <w:t>mất</w:t>
      </w:r>
      <w:proofErr w:type="spellEnd"/>
      <w:r>
        <w:rPr/>
        <w:t xml:space="preserve"> </w:t>
      </w:r>
      <w:proofErr w:type="spellStart"/>
      <w:r>
        <w:rPr/>
        <w:t>khoảng</w:t>
      </w:r>
      <w:proofErr w:type="spellEnd"/>
      <w:r>
        <w:rPr/>
        <w:t xml:space="preserve"> </w:t>
      </w:r>
      <w:proofErr w:type="spellStart"/>
      <w:r>
        <w:rPr/>
        <w:t>cách</w:t>
      </w:r>
      <w:proofErr w:type="spellEnd"/>
      <w:r>
        <w:rPr/>
        <w:t xml:space="preserve"> </w:t>
      </w:r>
      <w:proofErr w:type="spellStart"/>
      <w:r>
        <w:rPr/>
        <w:t>tới</w:t>
      </w:r>
      <w:proofErr w:type="spellEnd"/>
      <w:r>
        <w:rPr/>
        <w:t xml:space="preserve"> </w:t>
      </w:r>
      <w:proofErr w:type="spellStart"/>
      <w:r>
        <w:rPr/>
        <w:t>vật</w:t>
      </w:r>
      <w:proofErr w:type="spellEnd"/>
      <w:r>
        <w:rPr/>
        <w:t xml:space="preserve"> </w:t>
      </w:r>
      <w:proofErr w:type="spellStart"/>
      <w:r>
        <w:rPr/>
        <w:t>thể</w:t>
      </w:r>
      <w:proofErr w:type="spellEnd"/>
      <w:r>
        <w:rPr/>
        <w:t xml:space="preserve"> </w:t>
      </w:r>
      <w:proofErr w:type="spellStart"/>
      <w:r>
        <w:rPr/>
        <w:t>trước</w:t>
      </w:r>
      <w:proofErr w:type="spellEnd"/>
      <w:r>
        <w:rPr/>
        <w:t xml:space="preserve">, </w:t>
      </w:r>
      <w:proofErr w:type="spellStart"/>
      <w:r>
        <w:rPr/>
        <w:t>tự</w:t>
      </w:r>
      <w:proofErr w:type="spellEnd"/>
      <w:r>
        <w:rPr/>
        <w:t xml:space="preserve"> </w:t>
      </w:r>
      <w:proofErr w:type="spellStart"/>
      <w:r>
        <w:rPr/>
        <w:t>động</w:t>
      </w:r>
      <w:proofErr w:type="spellEnd"/>
      <w:r>
        <w:rPr/>
        <w:t xml:space="preserve"> quay </w:t>
      </w:r>
      <w:proofErr w:type="spellStart"/>
      <w:r>
        <w:rPr/>
        <w:t>tròn</w:t>
      </w:r>
      <w:proofErr w:type="spellEnd"/>
      <w:r>
        <w:rPr/>
        <w:t xml:space="preserve"> 1 </w:t>
      </w:r>
      <w:proofErr w:type="spellStart"/>
      <w:r>
        <w:rPr/>
        <w:t>góc</w:t>
      </w:r>
      <w:proofErr w:type="spellEnd"/>
      <w:r>
        <w:rPr/>
        <w:t xml:space="preserve"> +-10°, +-20° </w:t>
      </w:r>
      <w:proofErr w:type="spellStart"/>
      <w:r>
        <w:rPr/>
        <w:t>để</w:t>
      </w:r>
      <w:proofErr w:type="spellEnd"/>
      <w:r>
        <w:rPr/>
        <w:t xml:space="preserve"> </w:t>
      </w:r>
      <w:proofErr w:type="spellStart"/>
      <w:r>
        <w:rPr/>
        <w:t>làm</w:t>
      </w:r>
      <w:proofErr w:type="spellEnd"/>
      <w:r>
        <w:rPr/>
        <w:t xml:space="preserve"> radar, </w:t>
      </w:r>
      <w:proofErr w:type="spellStart"/>
      <w:r>
        <w:rPr/>
        <w:t>bắt</w:t>
      </w:r>
      <w:proofErr w:type="spellEnd"/>
      <w:r>
        <w:rPr/>
        <w:t xml:space="preserve"> </w:t>
      </w:r>
      <w:proofErr w:type="spellStart"/>
      <w:r>
        <w:rPr/>
        <w:t>lại</w:t>
      </w:r>
      <w:proofErr w:type="spellEnd"/>
      <w:r>
        <w:rPr/>
        <w:t xml:space="preserve"> </w:t>
      </w:r>
      <w:proofErr w:type="spellStart"/>
      <w:r>
        <w:rPr/>
        <w:t>vật</w:t>
      </w:r>
      <w:proofErr w:type="spellEnd"/>
      <w:r>
        <w:rPr/>
        <w:t xml:space="preserve"> </w:t>
      </w:r>
      <w:proofErr w:type="spellStart"/>
      <w:r>
        <w:rPr/>
        <w:t>thể</w:t>
      </w:r>
      <w:proofErr w:type="spellEnd"/>
      <w:r>
        <w:rPr/>
        <w:t xml:space="preserve"> </w:t>
      </w:r>
      <w:proofErr w:type="spellStart"/>
      <w:r>
        <w:rPr/>
        <w:t>trước</w:t>
      </w:r>
      <w:proofErr w:type="spellEnd"/>
      <w:r>
        <w:rPr/>
        <w:t xml:space="preserve"> </w:t>
      </w:r>
      <w:proofErr w:type="spellStart"/>
      <w:r>
        <w:rPr/>
        <w:t>đó</w:t>
      </w:r>
      <w:proofErr w:type="spellEnd"/>
    </w:p>
    <w:p w:rsidR="6F868DF7" w:rsidP="6F868DF7" w:rsidRDefault="6F868DF7" w14:paraId="69786714" w14:textId="2DA90601">
      <w:pPr>
        <w:pStyle w:val="Normal"/>
        <w:ind w:left="0"/>
        <w:pPrChange w:author="Phan Nguyen Quynh Trang 20153892" w:date="2019-05-20T17:37:14.2488057" w:id="1588646628">
          <w:pPr/>
        </w:pPrChange>
      </w:pPr>
    </w:p>
    <w:p xmlns:wp14="http://schemas.microsoft.com/office/word/2010/wordml" w:rsidR="00B80607" w:rsidRDefault="002E1A86" w14:paraId="040C775B" wp14:textId="77777777">
      <w:pPr>
        <w:pStyle w:val="Heading1"/>
        <w:numPr>
          <w:ilvl w:val="0"/>
          <w:numId w:val="2"/>
        </w:numPr>
      </w:pPr>
      <w:bookmarkStart w:name="_30j0zll" w:id="42"/>
      <w:bookmarkEnd w:id="42"/>
      <w:r>
        <w:t>Các nhân sự tham gia dự án</w:t>
      </w:r>
    </w:p>
    <w:p xmlns:wp14="http://schemas.microsoft.com/office/word/2010/wordml" w:rsidR="00B80607" w:rsidRDefault="002E1A86" w14:paraId="2CE8955C" wp14:textId="77777777">
      <w:pPr>
        <w:pStyle w:val="Heading2"/>
        <w:numPr>
          <w:ilvl w:val="1"/>
          <w:numId w:val="2"/>
        </w:numPr>
      </w:pPr>
      <w:bookmarkStart w:name="_1fob9te" w:id="43"/>
      <w:bookmarkEnd w:id="43"/>
      <w:r>
        <w:t>Thông tin liên hệ phía khách hàng</w:t>
      </w:r>
    </w:p>
    <w:p xmlns:wp14="http://schemas.microsoft.com/office/word/2010/wordml" w:rsidR="00B80607" w:rsidP="048D3D7D" w:rsidRDefault="002E1A86" w14:paraId="68AF5573" wp14:textId="77777777">
      <w:pPr>
        <w:ind w:firstLine="576"/>
        <w:rPr>
          <w:rFonts w:ascii="Arial" w:hAnsi="Arial" w:eastAsia="Arial" w:cs="Arial"/>
          <w:rPrChange w:author="Phan Nguyen Quynh Trang 20153892" w:date="2019-05-20T17:38:45.3836287" w:id="1822590258">
            <w:rPr/>
          </w:rPrChange>
        </w:rPr>
        <w:pPrChange w:author="Phan Nguyen Quynh Trang 20153892" w:date="2019-05-20T17:38:45.3836287" w:id="44">
          <w:pPr/>
        </w:pPrChange>
      </w:pPr>
      <w:proofErr w:type="spellStart"/>
      <w:r w:rsidRPr="048D3D7D">
        <w:rPr>
          <w:rFonts w:ascii="Arial" w:hAnsi="Arial" w:eastAsia="Arial" w:cs="Arial"/>
          <w:rPrChange w:author="Phan Nguyen Quynh Trang 20153892" w:date="2019-05-20T17:38:45.3836287" w:id="1453320900">
            <w:rPr/>
          </w:rPrChange>
        </w:rPr>
        <w:t>Ông</w:t>
      </w:r>
      <w:proofErr w:type="spellEnd"/>
      <w:r w:rsidRPr="048D3D7D">
        <w:rPr>
          <w:rFonts w:ascii="Arial" w:hAnsi="Arial" w:eastAsia="Arial" w:cs="Arial"/>
          <w:rPrChange w:author="Phan Nguyen Quynh Trang 20153892" w:date="2019-05-20T17:38:45.3836287" w:id="1441335894">
            <w:rPr/>
          </w:rPrChange>
        </w:rPr>
        <w:t xml:space="preserve"> </w:t>
      </w:r>
      <w:proofErr w:type="spellStart"/>
      <w:r w:rsidRPr="048D3D7D">
        <w:rPr>
          <w:rFonts w:ascii="Arial" w:hAnsi="Arial" w:eastAsia="Arial" w:cs="Arial"/>
          <w:rPrChange w:author="Phan Nguyen Quynh Trang 20153892" w:date="2019-05-20T17:38:45.3836287" w:id="1114741488">
            <w:rPr/>
          </w:rPrChange>
        </w:rPr>
        <w:t>Nguyễn</w:t>
      </w:r>
      <w:proofErr w:type="spellEnd"/>
      <w:r w:rsidRPr="048D3D7D">
        <w:rPr>
          <w:rFonts w:ascii="Arial" w:hAnsi="Arial" w:eastAsia="Arial" w:cs="Arial"/>
          <w:rPrChange w:author="Phan Nguyen Quynh Trang 20153892" w:date="2019-05-20T17:38:45.3836287" w:id="40565151">
            <w:rPr/>
          </w:rPrChange>
        </w:rPr>
        <w:t xml:space="preserve"> </w:t>
      </w:r>
      <w:proofErr w:type="spellStart"/>
      <w:r w:rsidRPr="048D3D7D">
        <w:rPr>
          <w:rFonts w:ascii="Arial" w:hAnsi="Arial" w:eastAsia="Arial" w:cs="Arial"/>
          <w:rPrChange w:author="Phan Nguyen Quynh Trang 20153892" w:date="2019-05-20T17:38:45.3836287" w:id="1858024159">
            <w:rPr/>
          </w:rPrChange>
        </w:rPr>
        <w:t>Đức</w:t>
      </w:r>
      <w:proofErr w:type="spellEnd"/>
      <w:r w:rsidRPr="048D3D7D">
        <w:rPr>
          <w:rFonts w:ascii="Arial" w:hAnsi="Arial" w:eastAsia="Arial" w:cs="Arial"/>
          <w:rPrChange w:author="Phan Nguyen Quynh Trang 20153892" w:date="2019-05-20T17:38:45.3836287" w:id="1788254113">
            <w:rPr/>
          </w:rPrChange>
        </w:rPr>
        <w:t xml:space="preserve"> </w:t>
      </w:r>
      <w:proofErr w:type="spellStart"/>
      <w:r w:rsidRPr="048D3D7D">
        <w:rPr>
          <w:rFonts w:ascii="Arial" w:hAnsi="Arial" w:eastAsia="Arial" w:cs="Arial"/>
          <w:rPrChange w:author="Phan Nguyen Quynh Trang 20153892" w:date="2019-05-20T17:38:45.3836287" w:id="1240848900">
            <w:rPr/>
          </w:rPrChange>
        </w:rPr>
        <w:t>Tiến</w:t>
      </w:r>
      <w:proofErr w:type="spellEnd"/>
      <w:r w:rsidRPr="048D3D7D">
        <w:rPr>
          <w:rFonts w:ascii="Arial" w:hAnsi="Arial" w:eastAsia="Arial" w:cs="Arial"/>
          <w:rPrChange w:author="Phan Nguyen Quynh Trang 20153892" w:date="2019-05-20T17:38:45.3836287" w:id="1261528578">
            <w:rPr/>
          </w:rPrChange>
        </w:rPr>
        <w:t xml:space="preserve">: </w:t>
      </w:r>
      <w:proofErr w:type="spellStart"/>
      <w:r w:rsidRPr="048D3D7D">
        <w:rPr>
          <w:rFonts w:ascii="Arial" w:hAnsi="Arial" w:eastAsia="Arial" w:cs="Arial"/>
          <w:rPrChange w:author="Phan Nguyen Quynh Trang 20153892" w:date="2019-05-20T17:38:45.3836287" w:id="368987431">
            <w:rPr/>
          </w:rPrChange>
        </w:rPr>
        <w:t>Giảng</w:t>
      </w:r>
      <w:proofErr w:type="spellEnd"/>
      <w:r w:rsidRPr="048D3D7D">
        <w:rPr>
          <w:rFonts w:ascii="Arial" w:hAnsi="Arial" w:eastAsia="Arial" w:cs="Arial"/>
          <w:rPrChange w:author="Phan Nguyen Quynh Trang 20153892" w:date="2019-05-20T17:38:45.3836287" w:id="1896409368">
            <w:rPr/>
          </w:rPrChange>
        </w:rPr>
        <w:t xml:space="preserve"> </w:t>
      </w:r>
      <w:proofErr w:type="spellStart"/>
      <w:r w:rsidRPr="048D3D7D">
        <w:rPr>
          <w:rFonts w:ascii="Arial" w:hAnsi="Arial" w:eastAsia="Arial" w:cs="Arial"/>
          <w:rPrChange w:author="Phan Nguyen Quynh Trang 20153892" w:date="2019-05-20T17:38:45.3836287" w:id="83539409">
            <w:rPr/>
          </w:rPrChange>
        </w:rPr>
        <w:t>viên</w:t>
      </w:r>
      <w:proofErr w:type="spellEnd"/>
      <w:r w:rsidRPr="048D3D7D">
        <w:rPr>
          <w:rFonts w:ascii="Arial" w:hAnsi="Arial" w:eastAsia="Arial" w:cs="Arial"/>
          <w:rPrChange w:author="Phan Nguyen Quynh Trang 20153892" w:date="2019-05-20T17:38:45.3836287" w:id="940071063">
            <w:rPr/>
          </w:rPrChange>
        </w:rPr>
        <w:t xml:space="preserve"> </w:t>
      </w:r>
      <w:proofErr w:type="spellStart"/>
      <w:r w:rsidRPr="048D3D7D">
        <w:rPr>
          <w:rFonts w:ascii="Arial" w:hAnsi="Arial" w:eastAsia="Arial" w:cs="Arial"/>
          <w:rPrChange w:author="Phan Nguyen Quynh Trang 20153892" w:date="2019-05-20T17:38:45.3836287" w:id="306158076">
            <w:rPr/>
          </w:rPrChange>
        </w:rPr>
        <w:t>môn</w:t>
      </w:r>
      <w:proofErr w:type="spellEnd"/>
      <w:r w:rsidRPr="048D3D7D">
        <w:rPr>
          <w:rFonts w:ascii="Arial" w:hAnsi="Arial" w:eastAsia="Arial" w:cs="Arial"/>
          <w:rPrChange w:author="Phan Nguyen Quynh Trang 20153892" w:date="2019-05-20T17:38:45.3836287" w:id="1512096913">
            <w:rPr/>
          </w:rPrChange>
        </w:rPr>
        <w:t xml:space="preserve"> </w:t>
      </w:r>
      <w:proofErr w:type="spellStart"/>
      <w:r w:rsidRPr="048D3D7D">
        <w:rPr>
          <w:rFonts w:ascii="Arial" w:hAnsi="Arial" w:eastAsia="Arial" w:cs="Arial"/>
          <w:rPrChange w:author="Phan Nguyen Quynh Trang 20153892" w:date="2019-05-20T17:38:45.3836287" w:id="512211793">
            <w:rPr/>
          </w:rPrChange>
        </w:rPr>
        <w:t>quản</w:t>
      </w:r>
      <w:proofErr w:type="spellEnd"/>
      <w:r w:rsidRPr="048D3D7D">
        <w:rPr>
          <w:rFonts w:ascii="Arial" w:hAnsi="Arial" w:eastAsia="Arial" w:cs="Arial"/>
          <w:rPrChange w:author="Phan Nguyen Quynh Trang 20153892" w:date="2019-05-20T17:38:45.3836287" w:id="1192554071">
            <w:rPr/>
          </w:rPrChange>
        </w:rPr>
        <w:t xml:space="preserve"> </w:t>
      </w:r>
      <w:proofErr w:type="spellStart"/>
      <w:r w:rsidRPr="048D3D7D">
        <w:rPr>
          <w:rFonts w:ascii="Arial" w:hAnsi="Arial" w:eastAsia="Arial" w:cs="Arial"/>
          <w:rPrChange w:author="Phan Nguyen Quynh Trang 20153892" w:date="2019-05-20T17:38:45.3836287" w:id="732617">
            <w:rPr/>
          </w:rPrChange>
        </w:rPr>
        <w:t>trị</w:t>
      </w:r>
      <w:proofErr w:type="spellEnd"/>
      <w:r w:rsidRPr="048D3D7D">
        <w:rPr>
          <w:rFonts w:ascii="Arial" w:hAnsi="Arial" w:eastAsia="Arial" w:cs="Arial"/>
          <w:rPrChange w:author="Phan Nguyen Quynh Trang 20153892" w:date="2019-05-20T17:38:45.3836287" w:id="1980913350">
            <w:rPr/>
          </w:rPrChange>
        </w:rPr>
        <w:t xml:space="preserve"> </w:t>
      </w:r>
      <w:proofErr w:type="spellStart"/>
      <w:r w:rsidRPr="048D3D7D">
        <w:rPr>
          <w:rFonts w:ascii="Arial" w:hAnsi="Arial" w:eastAsia="Arial" w:cs="Arial"/>
          <w:rPrChange w:author="Phan Nguyen Quynh Trang 20153892" w:date="2019-05-20T17:38:45.3836287" w:id="459860737">
            <w:rPr/>
          </w:rPrChange>
        </w:rPr>
        <w:t>dự</w:t>
      </w:r>
      <w:proofErr w:type="spellEnd"/>
      <w:r w:rsidRPr="048D3D7D">
        <w:rPr>
          <w:rFonts w:ascii="Arial" w:hAnsi="Arial" w:eastAsia="Arial" w:cs="Arial"/>
          <w:rPrChange w:author="Phan Nguyen Quynh Trang 20153892" w:date="2019-05-20T17:38:45.3836287" w:id="727730659">
            <w:rPr/>
          </w:rPrChange>
        </w:rPr>
        <w:t xml:space="preserve"> </w:t>
      </w:r>
      <w:proofErr w:type="spellStart"/>
      <w:r w:rsidRPr="048D3D7D">
        <w:rPr>
          <w:rFonts w:ascii="Arial" w:hAnsi="Arial" w:eastAsia="Arial" w:cs="Arial"/>
          <w:rPrChange w:author="Phan Nguyen Quynh Trang 20153892" w:date="2019-05-20T17:38:45.3836287" w:id="1616059319">
            <w:rPr/>
          </w:rPrChange>
        </w:rPr>
        <w:t>án</w:t>
      </w:r>
      <w:proofErr w:type="spellEnd"/>
      <w:r w:rsidRPr="048D3D7D">
        <w:rPr>
          <w:rFonts w:ascii="Arial" w:hAnsi="Arial" w:eastAsia="Arial" w:cs="Arial"/>
          <w:rPrChange w:author="Phan Nguyen Quynh Trang 20153892" w:date="2019-05-20T17:38:45.3836287" w:id="1263712786">
            <w:rPr/>
          </w:rPrChange>
        </w:rPr>
        <w:t xml:space="preserve"> </w:t>
      </w:r>
      <w:proofErr w:type="spellStart"/>
      <w:r w:rsidRPr="048D3D7D">
        <w:rPr>
          <w:rFonts w:ascii="Arial" w:hAnsi="Arial" w:eastAsia="Arial" w:cs="Arial"/>
          <w:rPrChange w:author="Phan Nguyen Quynh Trang 20153892" w:date="2019-05-20T17:38:45.3836287" w:id="58667644">
            <w:rPr/>
          </w:rPrChange>
        </w:rPr>
        <w:t>hệ</w:t>
      </w:r>
      <w:proofErr w:type="spellEnd"/>
      <w:r w:rsidRPr="048D3D7D">
        <w:rPr>
          <w:rFonts w:ascii="Arial" w:hAnsi="Arial" w:eastAsia="Arial" w:cs="Arial"/>
          <w:rPrChange w:author="Phan Nguyen Quynh Trang 20153892" w:date="2019-05-20T17:38:45.3836287" w:id="1361314297">
            <w:rPr/>
          </w:rPrChange>
        </w:rPr>
        <w:t xml:space="preserve"> </w:t>
      </w:r>
      <w:proofErr w:type="spellStart"/>
      <w:r w:rsidRPr="048D3D7D">
        <w:rPr>
          <w:rFonts w:ascii="Arial" w:hAnsi="Arial" w:eastAsia="Arial" w:cs="Arial"/>
          <w:rPrChange w:author="Phan Nguyen Quynh Trang 20153892" w:date="2019-05-20T17:38:45.3836287" w:id="1619298356">
            <w:rPr/>
          </w:rPrChange>
        </w:rPr>
        <w:t>nhúng</w:t>
      </w:r>
      <w:proofErr w:type="spellEnd"/>
      <w:r w:rsidRPr="048D3D7D">
        <w:rPr>
          <w:rFonts w:ascii="Arial" w:hAnsi="Arial" w:eastAsia="Arial" w:cs="Arial"/>
          <w:rPrChange w:author="Phan Nguyen Quynh Trang 20153892" w:date="2019-05-20T17:38:45.3836287" w:id="1101721515">
            <w:rPr/>
          </w:rPrChange>
        </w:rPr>
        <w:t xml:space="preserve"> </w:t>
      </w:r>
      <w:proofErr w:type="spellStart"/>
      <w:r w:rsidRPr="048D3D7D">
        <w:rPr>
          <w:rFonts w:ascii="Arial" w:hAnsi="Arial" w:eastAsia="Arial" w:cs="Arial"/>
          <w:rPrChange w:author="Phan Nguyen Quynh Trang 20153892" w:date="2019-05-20T17:38:45.3836287" w:id="1893486617">
            <w:rPr/>
          </w:rPrChange>
        </w:rPr>
        <w:t>Đại</w:t>
      </w:r>
      <w:proofErr w:type="spellEnd"/>
      <w:r w:rsidRPr="048D3D7D">
        <w:rPr>
          <w:rFonts w:ascii="Arial" w:hAnsi="Arial" w:eastAsia="Arial" w:cs="Arial"/>
          <w:rPrChange w:author="Phan Nguyen Quynh Trang 20153892" w:date="2019-05-20T17:38:45.3836287" w:id="304468550">
            <w:rPr/>
          </w:rPrChange>
        </w:rPr>
        <w:t xml:space="preserve"> </w:t>
      </w:r>
      <w:proofErr w:type="spellStart"/>
      <w:r w:rsidRPr="048D3D7D">
        <w:rPr>
          <w:rFonts w:ascii="Arial" w:hAnsi="Arial" w:eastAsia="Arial" w:cs="Arial"/>
          <w:rPrChange w:author="Phan Nguyen Quynh Trang 20153892" w:date="2019-05-20T17:38:45.3836287" w:id="1921940379">
            <w:rPr/>
          </w:rPrChange>
        </w:rPr>
        <w:t>học</w:t>
      </w:r>
      <w:proofErr w:type="spellEnd"/>
      <w:r w:rsidRPr="048D3D7D">
        <w:rPr>
          <w:rFonts w:ascii="Arial" w:hAnsi="Arial" w:eastAsia="Arial" w:cs="Arial"/>
          <w:rPrChange w:author="Phan Nguyen Quynh Trang 20153892" w:date="2019-05-20T17:38:45.3836287" w:id="287247246">
            <w:rPr/>
          </w:rPrChange>
        </w:rPr>
        <w:t xml:space="preserve"> </w:t>
      </w:r>
      <w:proofErr w:type="spellStart"/>
      <w:r w:rsidRPr="048D3D7D">
        <w:rPr>
          <w:rFonts w:ascii="Arial" w:hAnsi="Arial" w:eastAsia="Arial" w:cs="Arial"/>
          <w:rPrChange w:author="Phan Nguyen Quynh Trang 20153892" w:date="2019-05-20T17:38:45.3836287" w:id="1871803166">
            <w:rPr/>
          </w:rPrChange>
        </w:rPr>
        <w:t>Bách</w:t>
      </w:r>
      <w:proofErr w:type="spellEnd"/>
      <w:r w:rsidRPr="048D3D7D">
        <w:rPr>
          <w:rFonts w:ascii="Arial" w:hAnsi="Arial" w:eastAsia="Arial" w:cs="Arial"/>
          <w:rPrChange w:author="Phan Nguyen Quynh Trang 20153892" w:date="2019-05-20T17:38:45.3836287" w:id="932939873">
            <w:rPr/>
          </w:rPrChange>
        </w:rPr>
        <w:t xml:space="preserve"> khoa </w:t>
      </w:r>
      <w:proofErr w:type="spellStart"/>
      <w:r w:rsidRPr="048D3D7D">
        <w:rPr>
          <w:rFonts w:ascii="Arial" w:hAnsi="Arial" w:eastAsia="Arial" w:cs="Arial"/>
          <w:rPrChange w:author="Phan Nguyen Quynh Trang 20153892" w:date="2019-05-20T17:38:45.3836287" w:id="2028693904">
            <w:rPr/>
          </w:rPrChange>
        </w:rPr>
        <w:t>Hà</w:t>
      </w:r>
      <w:proofErr w:type="spellEnd"/>
      <w:r w:rsidRPr="048D3D7D">
        <w:rPr>
          <w:rFonts w:ascii="Arial" w:hAnsi="Arial" w:eastAsia="Arial" w:cs="Arial"/>
          <w:rPrChange w:author="Phan Nguyen Quynh Trang 20153892" w:date="2019-05-20T17:38:45.3836287" w:id="1213467480">
            <w:rPr/>
          </w:rPrChange>
        </w:rPr>
        <w:t xml:space="preserve"> </w:t>
      </w:r>
      <w:proofErr w:type="spellStart"/>
      <w:r w:rsidRPr="048D3D7D">
        <w:rPr>
          <w:rFonts w:ascii="Arial" w:hAnsi="Arial" w:eastAsia="Arial" w:cs="Arial"/>
          <w:rPrChange w:author="Phan Nguyen Quynh Trang 20153892" w:date="2019-05-20T17:38:45.3836287" w:id="529107075">
            <w:rPr/>
          </w:rPrChange>
        </w:rPr>
        <w:t>Nội</w:t>
      </w:r>
      <w:proofErr w:type="spellEnd"/>
    </w:p>
    <w:p xmlns:wp14="http://schemas.microsoft.com/office/word/2010/wordml" w:rsidR="00B80607" w:rsidRDefault="002E1A86" w14:paraId="4BAD02E9" wp14:textId="77777777">
      <w:pPr>
        <w:pStyle w:val="Heading2"/>
        <w:numPr>
          <w:ilvl w:val="1"/>
          <w:numId w:val="2"/>
        </w:numPr>
      </w:pPr>
      <w:bookmarkStart w:name="_3znysh7" w:id="45"/>
      <w:bookmarkEnd w:id="45"/>
      <w:r>
        <w:t>Thông tin liên hệ phía công ty</w:t>
      </w:r>
    </w:p>
    <w:p xmlns:wp14="http://schemas.microsoft.com/office/word/2010/wordml" w:rsidR="00B80607" w:rsidP="00FA36F8" w:rsidRDefault="002E1A86" w14:paraId="70896C75" wp14:textId="77777777">
      <w:pPr>
        <w:ind w:firstLine="576"/>
        <w:pPrChange w:author="Hà Nguyễn" w:date="2019-05-20T20:05:00Z" w:id="46">
          <w:pPr/>
        </w:pPrChange>
      </w:pPr>
      <w:r>
        <w:t>CTO: Trần Sơn Tùng</w:t>
      </w:r>
    </w:p>
    <w:p xmlns:wp14="http://schemas.microsoft.com/office/word/2010/wordml" w:rsidR="00B80607" w:rsidP="00FA36F8" w:rsidRDefault="002E1A86" w14:paraId="2F160862" wp14:textId="77777777">
      <w:pPr>
        <w:ind w:firstLine="576"/>
        <w:pPrChange w:author="Hà Nguyễn" w:date="2019-05-20T20:05:00Z" w:id="47">
          <w:pPr/>
        </w:pPrChange>
      </w:pPr>
      <w:r>
        <w:t>CEO: Phan Nguyễn Quỳnh Trang</w:t>
      </w:r>
    </w:p>
    <w:p xmlns:wp14="http://schemas.microsoft.com/office/word/2010/wordml" w:rsidR="00B80607" w:rsidRDefault="002E1A86" w14:paraId="3D606776" wp14:textId="77777777">
      <w:pPr>
        <w:pStyle w:val="Heading2"/>
        <w:numPr>
          <w:ilvl w:val="1"/>
          <w:numId w:val="2"/>
        </w:numPr>
      </w:pPr>
      <w:bookmarkStart w:name="_2et92p0" w:id="48"/>
      <w:bookmarkEnd w:id="48"/>
      <w:r>
        <w:lastRenderedPageBreak/>
        <w:t>Phân chia vai trò của thành viên dự án và khách hàng</w:t>
      </w:r>
    </w:p>
    <w:p xmlns:wp14="http://schemas.microsoft.com/office/word/2010/wordml" w:rsidR="00B80607" w:rsidRDefault="002E1A86" w14:paraId="12371BC1" wp14:textId="77777777">
      <w:pPr>
        <w:numPr>
          <w:ilvl w:val="0"/>
          <w:numId w:val="4"/>
        </w:numPr>
        <w:rPr>
          <w:b/>
        </w:rPr>
      </w:pPr>
      <w:bookmarkStart w:name="_tyjcwt" w:id="49"/>
      <w:bookmarkEnd w:id="49"/>
      <w:r>
        <w:rPr>
          <w:b/>
        </w:rPr>
        <w:t>Thành viên dự án</w:t>
      </w:r>
    </w:p>
    <w:p xmlns:wp14="http://schemas.microsoft.com/office/word/2010/wordml" w:rsidR="00B80607" w:rsidRDefault="002E1A86" w14:paraId="6BAD07CD" wp14:textId="77777777">
      <w:bookmarkStart w:name="_63j4j0hdib74" w:id="50"/>
      <w:bookmarkEnd w:id="50"/>
      <w:r>
        <w:tab/>
      </w:r>
      <w:r>
        <w:t>- Quản trị dự án: Phan Nguyễn Quỳnh Trang</w:t>
      </w:r>
    </w:p>
    <w:p xmlns:wp14="http://schemas.microsoft.com/office/word/2010/wordml" w:rsidR="00B80607" w:rsidRDefault="002E1A86" w14:paraId="7BA33609" wp14:textId="77777777">
      <w:bookmarkStart w:name="_m9bdvc1efevn" w:id="51"/>
      <w:bookmarkEnd w:id="51"/>
      <w:r>
        <w:tab/>
      </w:r>
      <w:r>
        <w:t>- Lập trình viên: Trần Sơn Tùng</w:t>
      </w:r>
    </w:p>
    <w:p xmlns:wp14="http://schemas.microsoft.com/office/word/2010/wordml" w:rsidR="00B80607" w:rsidRDefault="002E1A86" w14:paraId="47A21BAB" wp14:textId="77777777">
      <w:bookmarkStart w:name="_s69zfkn7xfrf" w:id="52"/>
      <w:bookmarkEnd w:id="52"/>
      <w:r>
        <w:tab/>
      </w:r>
      <w:r>
        <w:t>- Thư ký: Nguyễn Đào Anh Khoa</w:t>
      </w:r>
    </w:p>
    <w:p xmlns:wp14="http://schemas.microsoft.com/office/word/2010/wordml" w:rsidR="00B80607" w:rsidRDefault="002E1A86" w14:paraId="064AC68D" wp14:textId="77777777">
      <w:bookmarkStart w:name="_o0vyvag0b2vr" w:id="53"/>
      <w:bookmarkEnd w:id="53"/>
      <w:r>
        <w:tab/>
      </w:r>
      <w:r>
        <w:t>- Tester: Nguyễn Hoàng Hà</w:t>
      </w:r>
    </w:p>
    <w:p xmlns:wp14="http://schemas.microsoft.com/office/word/2010/wordml" w:rsidR="00B80607" w:rsidRDefault="00B80607" w14:paraId="44E871BC" wp14:textId="77777777">
      <w:bookmarkStart w:name="_txo2glb2ujru" w:id="54"/>
      <w:bookmarkEnd w:id="54"/>
    </w:p>
    <w:p xmlns:wp14="http://schemas.microsoft.com/office/word/2010/wordml" w:rsidR="00B80607" w:rsidRDefault="002E1A86" w14:paraId="4E427335" wp14:textId="77777777">
      <w:pPr>
        <w:numPr>
          <w:ilvl w:val="0"/>
          <w:numId w:val="4"/>
        </w:numPr>
        <w:rPr>
          <w:b/>
        </w:rPr>
      </w:pPr>
      <w:bookmarkStart w:name="_zcopbx8oqrws" w:id="55"/>
      <w:bookmarkEnd w:id="55"/>
      <w:r>
        <w:rPr>
          <w:b/>
        </w:rPr>
        <w:t>Thành viên phía khách hàng</w:t>
      </w:r>
    </w:p>
    <w:p xmlns:wp14="http://schemas.microsoft.com/office/word/2010/wordml" w:rsidR="00B80607" w:rsidRDefault="002E1A86" w14:paraId="483857F1" wp14:textId="77777777">
      <w:bookmarkStart w:name="_fxmwkrkuty5z" w:id="56"/>
      <w:bookmarkEnd w:id="56"/>
      <w:r>
        <w:tab/>
      </w:r>
      <w:r>
        <w:t>- Project owner: Ông Nguyễn Đức Tiến</w:t>
      </w:r>
    </w:p>
    <w:p xmlns:wp14="http://schemas.microsoft.com/office/word/2010/wordml" w:rsidR="00B80607" w:rsidDel="6F868DF7" w:rsidRDefault="00B80607" w14:paraId="144A5D23" wp14:textId="77777777">
      <w:pPr>
        <w:rPr>
          <w:del w:author="Phan Nguyen Quynh Trang 20153892" w:date="2019-05-20T17:37:14.2488057" w:id="314001411"/>
        </w:rPr>
      </w:pPr>
    </w:p>
    <w:p xmlns:wp14="http://schemas.microsoft.com/office/word/2010/wordml" w:rsidR="00B80607" w:rsidDel="6F868DF7" w:rsidRDefault="00B80607" w14:paraId="738610EB" wp14:textId="77777777">
      <w:pPr>
        <w:rPr>
          <w:del w:author="Phan Nguyen Quynh Trang 20153892" w:date="2019-05-20T17:37:14.2488057" w:id="2123604949"/>
        </w:rPr>
      </w:pPr>
    </w:p>
    <w:p xmlns:wp14="http://schemas.microsoft.com/office/word/2010/wordml" w:rsidR="00B80607" w:rsidP="6F868DF7" w:rsidRDefault="00B80607" w14:paraId="637805D2" wp14:textId="77777777">
      <w:pPr>
        <w:pStyle w:val="Normal"/>
        <w:pPrChange w:author="Phan Nguyen Quynh Trang 20153892" w:date="2019-05-20T17:37:14.2488057" w:id="1755704892">
          <w:pPr/>
        </w:pPrChange>
      </w:pPr>
    </w:p>
    <w:p xmlns:wp14="http://schemas.microsoft.com/office/word/2010/wordml" w:rsidR="00B80607" w:rsidRDefault="002E1A86" w14:paraId="68C95662" wp14:textId="77777777">
      <w:pPr>
        <w:pStyle w:val="Heading1"/>
        <w:numPr>
          <w:ilvl w:val="0"/>
          <w:numId w:val="2"/>
        </w:numPr>
      </w:pPr>
      <w:bookmarkStart w:name="_3dy6vkm" w:id="57"/>
      <w:bookmarkEnd w:id="57"/>
      <w:r>
        <w:t>Khảo sát dự án</w:t>
      </w:r>
    </w:p>
    <w:p xmlns:wp14="http://schemas.microsoft.com/office/word/2010/wordml" w:rsidR="00B80607" w:rsidRDefault="002E1A86" w14:paraId="70A4EEAB" wp14:textId="77777777">
      <w:pPr>
        <w:pStyle w:val="Heading2"/>
        <w:numPr>
          <w:ilvl w:val="1"/>
          <w:numId w:val="2"/>
        </w:numPr>
      </w:pPr>
      <w:bookmarkStart w:name="_1t3h5sf" w:id="58"/>
      <w:bookmarkEnd w:id="58"/>
      <w:r>
        <w:t>Yêu cầu khách hàng</w:t>
      </w:r>
    </w:p>
    <w:p xmlns:wp14="http://schemas.microsoft.com/office/word/2010/wordml" w:rsidR="00B80607" w:rsidRDefault="002E1A86" w14:paraId="5FA2DF53" wp14:textId="77777777">
      <w:pPr>
        <w:ind w:left="576"/>
      </w:pPr>
      <w:r>
        <w:t>Nhà hàng muốn sử dụng robot để thay thế cho bồi bàn trong tương lai. Thời điểm hiện tại sẽ sử dụng robot theo sau bồi bàn, hỗ trợ mang đồ ăn ra cho khách hàng. Yêu cầu cụ thể bao gồm:</w:t>
      </w:r>
    </w:p>
    <w:p xmlns:wp14="http://schemas.microsoft.com/office/word/2010/wordml" w:rsidR="00B80607" w:rsidRDefault="002E1A86" w14:paraId="4E9AF7DA" wp14:textId="77777777">
      <w:pPr>
        <w:numPr>
          <w:ilvl w:val="0"/>
          <w:numId w:val="5"/>
        </w:numPr>
      </w:pPr>
      <w:r>
        <w:t>Robot theo sau người phục vụ nhà hàng ở một cự ly nhất định. Mỗi robot chỉ đi theo 1 người.</w:t>
      </w:r>
    </w:p>
    <w:p xmlns:wp14="http://schemas.microsoft.com/office/word/2010/wordml" w:rsidR="00B80607" w:rsidDel="6F868DF7" w:rsidRDefault="002E1A86" w14:paraId="77C3CA57" wp14:textId="77777777">
      <w:pPr>
        <w:numPr>
          <w:ilvl w:val="0"/>
          <w:numId w:val="5"/>
        </w:numPr>
        <w:rPr>
          <w:del w:author="Phan Nguyen Quynh Trang 20153892" w:date="2019-05-20T17:37:14.2488057" w:id="2028073411"/>
        </w:rPr>
      </w:pPr>
      <w:r>
        <w:rPr/>
        <w:t>Ở 1 thời điểm nhất định, robot chỉ phải xác định một mục tiêu duy nhất (do các bồi bàn đã được huấn luyện để không có sự xung đột khi di chuyển)</w:t>
      </w:r>
    </w:p>
    <w:p xmlns:wp14="http://schemas.microsoft.com/office/word/2010/wordml" w:rsidR="00B80607" w:rsidP="6F868DF7" w:rsidRDefault="00B80607" w14:paraId="463F29E8" wp14:textId="77777777">
      <w:pPr>
        <w:numPr>
          <w:ilvl w:val="0"/>
          <w:numId w:val="5"/>
        </w:numPr>
        <w:rPr/>
        <w:pPrChange w:author="Phan Nguyen Quynh Trang 20153892" w:date="2019-05-20T17:37:14.2488057" w:id="1812775909">
          <w:pPr/>
        </w:pPrChange>
      </w:pPr>
    </w:p>
    <w:p xmlns:wp14="http://schemas.microsoft.com/office/word/2010/wordml" w:rsidR="00B80607" w:rsidRDefault="002E1A86" w14:paraId="07B129F8" wp14:textId="77777777">
      <w:pPr>
        <w:pStyle w:val="Heading2"/>
        <w:numPr>
          <w:ilvl w:val="1"/>
          <w:numId w:val="2"/>
        </w:numPr>
      </w:pPr>
      <w:bookmarkStart w:name="_4d34og8" w:id="59"/>
      <w:bookmarkEnd w:id="59"/>
      <w:r>
        <w:t>Mô hình hoạt động hiện thời – nghiệp vụ</w:t>
      </w:r>
    </w:p>
    <w:p xmlns:wp14="http://schemas.microsoft.com/office/word/2010/wordml" w:rsidR="00B80607" w:rsidRDefault="002E1A86" w14:paraId="7DA39BA0" wp14:textId="77777777">
      <w:pPr>
        <w:ind w:left="576"/>
      </w:pPr>
      <w:r>
        <w:t>Hiện thời khi món ăn khách hàng đặt đã làm xong, bồi bàn sẽ được đầu bếp gọi vào để lấy đồ mang ra cho khách. Bồi bàn cần phải xác định vị trí khách hàng và mang đồ ăn ra.</w:t>
      </w:r>
    </w:p>
    <w:p xmlns:wp14="http://schemas.microsoft.com/office/word/2010/wordml" w:rsidR="00B80607" w:rsidRDefault="002E1A86" w14:paraId="52210AF7" wp14:textId="77777777">
      <w:pPr>
        <w:pStyle w:val="Heading2"/>
        <w:numPr>
          <w:ilvl w:val="1"/>
          <w:numId w:val="2"/>
        </w:numPr>
      </w:pPr>
      <w:bookmarkStart w:name="_2s8eyo1" w:id="60"/>
      <w:bookmarkEnd w:id="60"/>
      <w:r>
        <w:t>Mô hình hoạt động dự kiến sau khi áp dụng sản phẩm mới</w:t>
      </w:r>
    </w:p>
    <w:p xmlns:wp14="http://schemas.microsoft.com/office/word/2010/wordml" w:rsidR="00B80607" w:rsidRDefault="002E1A86" w14:paraId="7FBD383A" wp14:textId="77777777">
      <w:pPr>
        <w:ind w:left="576"/>
      </w:pPr>
      <w:r>
        <w:t>Đầu bếp sau khi làm món ăn xong có thể ra lệnh trực tiếp cho robot mang đồ ăn ra cho khách.</w:t>
      </w:r>
    </w:p>
    <w:p xmlns:wp14="http://schemas.microsoft.com/office/word/2010/wordml" w:rsidR="00B80607" w:rsidRDefault="002E1A86" w14:paraId="686F5547" wp14:textId="77777777">
      <w:pPr>
        <w:pStyle w:val="Heading2"/>
        <w:numPr>
          <w:ilvl w:val="1"/>
          <w:numId w:val="2"/>
        </w:numPr>
      </w:pPr>
      <w:bookmarkStart w:name="_17dp8vu" w:id="61"/>
      <w:bookmarkEnd w:id="61"/>
      <w:r>
        <w:t>Phân tích ưu điểm/nhược điểm/lợi ích khách hàng</w:t>
      </w:r>
    </w:p>
    <w:p xmlns:wp14="http://schemas.microsoft.com/office/word/2010/wordml" w:rsidR="0019454A" w:rsidRDefault="002E1A86" w14:paraId="303142E5" wp14:textId="77777777">
      <w:pPr>
        <w:ind w:left="576"/>
      </w:pPr>
      <w:r>
        <w:t xml:space="preserve">Ưu điểm: </w:t>
      </w:r>
    </w:p>
    <w:p xmlns:wp14="http://schemas.microsoft.com/office/word/2010/wordml" w:rsidR="00B80607" w:rsidP="0019454A" w:rsidRDefault="002C6FEA" w14:paraId="7ADCA71B" wp14:textId="77777777">
      <w:pPr>
        <w:pStyle w:val="ListParagraph"/>
        <w:numPr>
          <w:ilvl w:val="0"/>
          <w:numId w:val="7"/>
        </w:numPr>
      </w:pPr>
      <w:r>
        <w:t>T</w:t>
      </w:r>
      <w:r w:rsidR="002E1A86">
        <w:t>iện lợi, nhanh chóng</w:t>
      </w:r>
    </w:p>
    <w:p xmlns:wp14="http://schemas.microsoft.com/office/word/2010/wordml" w:rsidR="0019454A" w:rsidP="0019454A" w:rsidRDefault="002C6FEA" w14:paraId="094F934B" wp14:textId="77777777">
      <w:pPr>
        <w:pStyle w:val="ListParagraph"/>
        <w:numPr>
          <w:ilvl w:val="0"/>
          <w:numId w:val="7"/>
        </w:numPr>
      </w:pPr>
      <w:r>
        <w:t>G</w:t>
      </w:r>
      <w:r w:rsidR="0019454A">
        <w:t>iảm nhân công con người và sai sót con người trong quá trình làm việc</w:t>
      </w:r>
    </w:p>
    <w:p xmlns:wp14="http://schemas.microsoft.com/office/word/2010/wordml" w:rsidR="00B80607" w:rsidP="0019454A" w:rsidRDefault="002E1A86" w14:paraId="47416C28" wp14:textId="77777777">
      <w:pPr>
        <w:ind w:firstLine="576"/>
      </w:pPr>
      <w:r>
        <w:t>Nhược điểm:</w:t>
      </w:r>
      <w:r w:rsidR="0019454A">
        <w:t xml:space="preserve"> </w:t>
      </w:r>
    </w:p>
    <w:p xmlns:wp14="http://schemas.microsoft.com/office/word/2010/wordml" w:rsidR="0019454A" w:rsidP="0019454A" w:rsidRDefault="0019454A" w14:paraId="7C52A027" wp14:textId="77777777">
      <w:pPr>
        <w:pStyle w:val="ListParagraph"/>
        <w:numPr>
          <w:ilvl w:val="0"/>
          <w:numId w:val="8"/>
        </w:numPr>
      </w:pPr>
      <w:r>
        <w:t>Máy móc có thể bị hỏng khi tiếp xúc với nước. dầu mỡ trong đồ ăn</w:t>
      </w:r>
    </w:p>
    <w:p xmlns:wp14="http://schemas.microsoft.com/office/word/2010/wordml" w:rsidR="002C6FEA" w:rsidP="0019454A" w:rsidRDefault="002C6FEA" w14:paraId="299D4A2F" wp14:textId="77777777">
      <w:pPr>
        <w:pStyle w:val="ListParagraph"/>
        <w:numPr>
          <w:ilvl w:val="0"/>
          <w:numId w:val="8"/>
        </w:numPr>
        <w:rPr>
          <w:ins w:author="Phan Nguyen Quynh Trang 20153892" w:date="2019-05-20T17:37:44.7540711" w:id="2114237510"/>
        </w:rPr>
      </w:pPr>
      <w:proofErr w:type="spellStart"/>
      <w:r>
        <w:rPr/>
        <w:t>Quá trình bảo trì và sửa chữa máy cần chuyên viên hoặc đào tạo chuyên môn</w:t>
      </w:r>
      <w:proofErr w:type="spellEnd"/>
    </w:p>
    <w:p w:rsidR="7E04B446" w:rsidP="6B835AAE" w:rsidRDefault="7E04B446" w14:paraId="51E3832B" w14:textId="0533F2FE">
      <w:pPr>
        <w:pStyle w:val="ListParagraph"/>
        <w:numPr>
          <w:ilvl w:val="0"/>
          <w:numId w:val="8"/>
        </w:numPr>
        <w:ind/>
        <w:rPr/>
      </w:pPr>
    </w:p>
    <w:p xmlns:wp14="http://schemas.microsoft.com/office/word/2010/wordml" w:rsidR="00B80607" w:rsidRDefault="002E1A86" w14:paraId="6FC43E9E" wp14:textId="77777777">
      <w:pPr>
        <w:pStyle w:val="Heading1"/>
        <w:numPr>
          <w:ilvl w:val="0"/>
          <w:numId w:val="2"/>
        </w:numPr>
      </w:pPr>
      <w:bookmarkStart w:name="_3rdcrjn" w:id="62"/>
      <w:bookmarkEnd w:id="62"/>
      <w:r>
        <w:lastRenderedPageBreak/>
        <w:t>Ước lượng</w:t>
      </w:r>
    </w:p>
    <w:p xmlns:wp14="http://schemas.microsoft.com/office/word/2010/wordml" w:rsidR="00B80607" w:rsidRDefault="002E1A86" w14:paraId="17AF0135" wp14:textId="77777777">
      <w:pPr>
        <w:pStyle w:val="Heading2"/>
        <w:numPr>
          <w:ilvl w:val="1"/>
          <w:numId w:val="2"/>
        </w:numPr>
      </w:pPr>
      <w:bookmarkStart w:name="_26in1rg" w:id="63"/>
      <w:bookmarkEnd w:id="63"/>
      <w:r>
        <w:t>Ước lượng tính năng</w:t>
      </w:r>
    </w:p>
    <w:p xmlns:wp14="http://schemas.microsoft.com/office/word/2010/wordml" w:rsidR="002C6FEA" w:rsidP="002C6FEA" w:rsidRDefault="002C6FEA" w14:paraId="17969AAD" wp14:textId="77777777">
      <w:pPr>
        <w:ind w:left="576"/>
      </w:pPr>
      <w:r>
        <w:t>Tính năng khách hàng yêu cầu</w:t>
      </w:r>
    </w:p>
    <w:p xmlns:wp14="http://schemas.microsoft.com/office/word/2010/wordml" w:rsidR="002C6FEA" w:rsidP="002C6FEA" w:rsidRDefault="002C6FEA" w14:paraId="0EAD09DF" wp14:textId="77777777">
      <w:pPr>
        <w:pStyle w:val="ListParagraph"/>
        <w:numPr>
          <w:ilvl w:val="0"/>
          <w:numId w:val="14"/>
        </w:numPr>
      </w:pPr>
      <w:r>
        <w:t>Chức năng bám đuôi: Giữ 1 khoảng cách cố định với vật thể phía trước</w:t>
      </w:r>
      <w:ins w:author="Tran Tung" w:date="2019-05-06T23:00:00Z" w:id="64">
        <w:r w:rsidR="0065683D">
          <w:rPr>
            <w:rFonts w:hint="eastAsia"/>
            <w:lang w:eastAsia="ja-JP"/>
          </w:rPr>
          <w:t>, khi khách hàng tiến lên, robot theo sau, khi khách hàng lùi lại, robot lùi lại.</w:t>
        </w:r>
      </w:ins>
    </w:p>
    <w:p xmlns:wp14="http://schemas.microsoft.com/office/word/2010/wordml" w:rsidR="009E5FD8" w:rsidP="009E5FD8" w:rsidRDefault="009E5FD8" w14:paraId="1C0DD9D3" wp14:textId="77777777">
      <w:pPr>
        <w:ind w:left="576" w:firstLine="720"/>
      </w:pPr>
      <w:r>
        <w:t xml:space="preserve">Trong đó: - Vật thể phía trước phải nằm trong khoảng </w:t>
      </w:r>
      <w:r w:rsidR="00F446D6">
        <w:t>10</w:t>
      </w:r>
      <w:r>
        <w:t xml:space="preserve"> cm đến </w:t>
      </w:r>
      <w:ins w:author="Tran Tung" w:date="2019-05-06T23:00:00Z" w:id="65">
        <w:r w:rsidR="0065683D">
          <w:rPr>
            <w:rFonts w:hint="eastAsia"/>
            <w:lang w:eastAsia="ja-JP"/>
          </w:rPr>
          <w:t>50</w:t>
        </w:r>
      </w:ins>
      <w:del w:author="Tran Tung" w:date="2019-05-06T23:00:00Z" w:id="66">
        <w:r w:rsidDel="0065683D" w:rsidR="00F446D6">
          <w:delText>100</w:delText>
        </w:r>
      </w:del>
      <w:r>
        <w:t xml:space="preserve"> cm</w:t>
      </w:r>
    </w:p>
    <w:p xmlns:wp14="http://schemas.microsoft.com/office/word/2010/wordml" w:rsidR="009E5FD8" w:rsidP="009E5FD8" w:rsidRDefault="009E5FD8" w14:paraId="38972FBE" wp14:textId="77777777">
      <w:r>
        <w:tab/>
      </w:r>
      <w:r>
        <w:tab/>
      </w:r>
      <w:r>
        <w:tab/>
      </w:r>
      <w:r>
        <w:t xml:space="preserve"> - Khoảng cách cố định là </w:t>
      </w:r>
      <w:ins w:author="Tran Tung" w:date="2019-05-06T23:00:00Z" w:id="67">
        <w:r w:rsidR="0065683D">
          <w:rPr>
            <w:rFonts w:hint="eastAsia"/>
            <w:lang w:eastAsia="ja-JP"/>
          </w:rPr>
          <w:t>15</w:t>
        </w:r>
      </w:ins>
      <w:del w:author="Tran Tung" w:date="2019-05-06T23:00:00Z" w:id="68">
        <w:r w:rsidDel="0065683D" w:rsidR="00F446D6">
          <w:delText>50</w:delText>
        </w:r>
      </w:del>
      <w:r>
        <w:t xml:space="preserve"> cm</w:t>
      </w:r>
    </w:p>
    <w:p xmlns:wp14="http://schemas.microsoft.com/office/word/2010/wordml" w:rsidR="00495EE6" w:rsidP="009E5FD8" w:rsidRDefault="00495EE6" w14:paraId="0E02D8BA" wp14:textId="77777777">
      <w:r>
        <w:tab/>
      </w:r>
      <w:r>
        <w:tab/>
      </w:r>
      <w:r>
        <w:tab/>
      </w:r>
      <w:r>
        <w:t xml:space="preserve"> - Bao gồm chức năng xác định khoảng cách bằng sóng siêu âm</w:t>
      </w:r>
    </w:p>
    <w:p xmlns:wp14="http://schemas.microsoft.com/office/word/2010/wordml" w:rsidR="002C6FEA" w:rsidDel="0065683D" w:rsidP="002C6FEA" w:rsidRDefault="002C6FEA" w14:paraId="2767A5D7" wp14:textId="77777777">
      <w:pPr>
        <w:ind w:left="576"/>
        <w:rPr>
          <w:del w:author="Tran Tung" w:date="2019-05-06T23:00:00Z" w:id="69"/>
        </w:rPr>
      </w:pPr>
      <w:r>
        <w:t xml:space="preserve">Tính năng buộc phải có </w:t>
      </w:r>
      <w:r w:rsidR="00880E01">
        <w:t>kèm theo yêu cầu của khách hàng</w:t>
      </w:r>
    </w:p>
    <w:p xmlns:wp14="http://schemas.microsoft.com/office/word/2010/wordml" w:rsidR="009E5FD8" w:rsidRDefault="009E5FD8" w14:paraId="6B465E53" wp14:textId="77777777">
      <w:pPr>
        <w:ind w:left="576"/>
        <w:pPrChange w:author="Tran Tung" w:date="2019-05-06T23:00:00Z" w:id="70">
          <w:pPr>
            <w:pStyle w:val="ListParagraph"/>
            <w:numPr>
              <w:numId w:val="14"/>
            </w:numPr>
            <w:ind w:left="1296" w:hanging="360"/>
          </w:pPr>
        </w:pPrChange>
      </w:pPr>
      <w:del w:author="Tran Tung" w:date="2019-05-06T23:00:00Z" w:id="71">
        <w:r w:rsidDel="0065683D">
          <w:delText>Báo sắp hết năng lượng</w:delText>
        </w:r>
      </w:del>
    </w:p>
    <w:p xmlns:wp14="http://schemas.microsoft.com/office/word/2010/wordml" w:rsidR="009E5FD8" w:rsidDel="21B511C8" w:rsidP="00495EE6" w:rsidRDefault="009E5FD8" w14:paraId="019B7D87" wp14:textId="77777777">
      <w:pPr>
        <w:pStyle w:val="ListParagraph"/>
        <w:numPr>
          <w:ilvl w:val="0"/>
          <w:numId w:val="14"/>
        </w:numPr>
        <w:rPr>
          <w:del w:author="Phan Nguyen Quynh Trang 20153892" w:date="2019-05-20T17:41:58.3446441" w:id="1942470415"/>
        </w:rPr>
      </w:pPr>
      <w:proofErr w:type="spellStart"/>
      <w:r>
        <w:rPr/>
        <w:t>Chức</w:t>
      </w:r>
      <w:proofErr w:type="spellEnd"/>
      <w:r>
        <w:rPr/>
        <w:t xml:space="preserve"> </w:t>
      </w:r>
      <w:proofErr w:type="spellStart"/>
      <w:r>
        <w:rPr/>
        <w:t>năng</w:t>
      </w:r>
      <w:proofErr w:type="spellEnd"/>
      <w:r>
        <w:rPr/>
        <w:t xml:space="preserve"> </w:t>
      </w:r>
      <w:proofErr w:type="spellStart"/>
      <w:r>
        <w:rPr/>
        <w:t>Tìm</w:t>
      </w:r>
      <w:proofErr w:type="spellEnd"/>
      <w:r>
        <w:rPr/>
        <w:t xml:space="preserve">: </w:t>
      </w:r>
      <w:proofErr w:type="spellStart"/>
      <w:r>
        <w:rPr/>
        <w:t>Nếu</w:t>
      </w:r>
      <w:proofErr w:type="spellEnd"/>
      <w:r>
        <w:rPr/>
        <w:t xml:space="preserve"> </w:t>
      </w:r>
      <w:proofErr w:type="spellStart"/>
      <w:r>
        <w:rPr/>
        <w:t>mất</w:t>
      </w:r>
      <w:proofErr w:type="spellEnd"/>
      <w:r>
        <w:rPr/>
        <w:t xml:space="preserve"> </w:t>
      </w:r>
      <w:proofErr w:type="spellStart"/>
      <w:r>
        <w:rPr/>
        <w:t>khoảng</w:t>
      </w:r>
      <w:proofErr w:type="spellEnd"/>
      <w:r>
        <w:rPr/>
        <w:t xml:space="preserve"> </w:t>
      </w:r>
      <w:proofErr w:type="spellStart"/>
      <w:r>
        <w:rPr/>
        <w:t>cách</w:t>
      </w:r>
      <w:proofErr w:type="spellEnd"/>
      <w:r>
        <w:rPr/>
        <w:t xml:space="preserve"> </w:t>
      </w:r>
      <w:proofErr w:type="spellStart"/>
      <w:r>
        <w:rPr/>
        <w:t>tới</w:t>
      </w:r>
      <w:proofErr w:type="spellEnd"/>
      <w:r>
        <w:rPr/>
        <w:t xml:space="preserve"> </w:t>
      </w:r>
      <w:proofErr w:type="spellStart"/>
      <w:r>
        <w:rPr/>
        <w:t>vật</w:t>
      </w:r>
      <w:proofErr w:type="spellEnd"/>
      <w:r>
        <w:rPr/>
        <w:t xml:space="preserve"> </w:t>
      </w:r>
      <w:proofErr w:type="spellStart"/>
      <w:r>
        <w:rPr/>
        <w:t>thể</w:t>
      </w:r>
      <w:proofErr w:type="spellEnd"/>
      <w:r>
        <w:rPr/>
        <w:t xml:space="preserve"> </w:t>
      </w:r>
      <w:proofErr w:type="spellStart"/>
      <w:r>
        <w:rPr/>
        <w:t>trước</w:t>
      </w:r>
      <w:proofErr w:type="spellEnd"/>
      <w:r>
        <w:rPr/>
        <w:t xml:space="preserve">, </w:t>
      </w:r>
      <w:proofErr w:type="spellStart"/>
      <w:r>
        <w:rPr/>
        <w:t>tự</w:t>
      </w:r>
      <w:proofErr w:type="spellEnd"/>
      <w:r>
        <w:rPr/>
        <w:t xml:space="preserve"> </w:t>
      </w:r>
      <w:proofErr w:type="spellStart"/>
      <w:r>
        <w:rPr/>
        <w:t>động</w:t>
      </w:r>
      <w:proofErr w:type="spellEnd"/>
      <w:r>
        <w:rPr/>
        <w:t xml:space="preserve"> quay </w:t>
      </w:r>
      <w:proofErr w:type="spellStart"/>
      <w:r>
        <w:rPr/>
        <w:t>tròn</w:t>
      </w:r>
      <w:proofErr w:type="spellEnd"/>
      <w:r>
        <w:rPr/>
        <w:t xml:space="preserve"> 1 </w:t>
      </w:r>
      <w:proofErr w:type="spellStart"/>
      <w:r>
        <w:rPr/>
        <w:t>góc</w:t>
      </w:r>
      <w:proofErr w:type="spellEnd"/>
      <w:r>
        <w:rPr/>
        <w:t xml:space="preserve"> +-10°, +-20° </w:t>
      </w:r>
      <w:proofErr w:type="spellStart"/>
      <w:r>
        <w:rPr/>
        <w:t>để</w:t>
      </w:r>
      <w:proofErr w:type="spellEnd"/>
      <w:r>
        <w:rPr/>
        <w:t xml:space="preserve"> </w:t>
      </w:r>
      <w:proofErr w:type="spellStart"/>
      <w:r>
        <w:rPr/>
        <w:t>làm</w:t>
      </w:r>
      <w:proofErr w:type="spellEnd"/>
      <w:r>
        <w:rPr/>
        <w:t xml:space="preserve"> radar, </w:t>
      </w:r>
      <w:proofErr w:type="spellStart"/>
      <w:r>
        <w:rPr/>
        <w:t>bắt</w:t>
      </w:r>
      <w:proofErr w:type="spellEnd"/>
      <w:r>
        <w:rPr/>
        <w:t xml:space="preserve"> </w:t>
      </w:r>
      <w:proofErr w:type="spellStart"/>
      <w:r>
        <w:rPr/>
        <w:t>lại</w:t>
      </w:r>
      <w:proofErr w:type="spellEnd"/>
      <w:r>
        <w:rPr/>
        <w:t xml:space="preserve"> </w:t>
      </w:r>
      <w:proofErr w:type="spellStart"/>
      <w:r>
        <w:rPr/>
        <w:t>vật</w:t>
      </w:r>
      <w:proofErr w:type="spellEnd"/>
      <w:r>
        <w:rPr/>
        <w:t xml:space="preserve"> </w:t>
      </w:r>
      <w:proofErr w:type="spellStart"/>
      <w:r>
        <w:rPr/>
        <w:t>thể</w:t>
      </w:r>
      <w:proofErr w:type="spellEnd"/>
      <w:r>
        <w:rPr/>
        <w:t xml:space="preserve"> </w:t>
      </w:r>
      <w:proofErr w:type="spellStart"/>
      <w:r>
        <w:rPr/>
        <w:t>trước</w:t>
      </w:r>
      <w:proofErr w:type="spellEnd"/>
      <w:r>
        <w:rPr/>
        <w:t xml:space="preserve"> </w:t>
      </w:r>
      <w:proofErr w:type="spellStart"/>
      <w:r>
        <w:rPr/>
        <w:t>đó</w:t>
      </w:r>
      <w:proofErr w:type="spellEnd"/>
      <w:r>
        <w:rPr/>
        <w:t xml:space="preserve"> </w:t>
      </w:r>
      <w:proofErr w:type="spellStart"/>
      <w:r>
        <w:rPr/>
        <w:t>hoặc</w:t>
      </w:r>
      <w:proofErr w:type="spellEnd"/>
      <w:r>
        <w:rPr/>
        <w:t xml:space="preserve"> </w:t>
      </w:r>
      <w:proofErr w:type="spellStart"/>
      <w:r>
        <w:rPr/>
        <w:t>bắt</w:t>
      </w:r>
      <w:proofErr w:type="spellEnd"/>
      <w:r>
        <w:rPr/>
        <w:t xml:space="preserve"> </w:t>
      </w:r>
      <w:proofErr w:type="spellStart"/>
      <w:r>
        <w:rPr/>
        <w:t>vật</w:t>
      </w:r>
      <w:proofErr w:type="spellEnd"/>
      <w:r>
        <w:rPr/>
        <w:t xml:space="preserve"> </w:t>
      </w:r>
      <w:proofErr w:type="spellStart"/>
      <w:r>
        <w:rPr/>
        <w:t>thể</w:t>
      </w:r>
      <w:proofErr w:type="spellEnd"/>
      <w:r>
        <w:rPr/>
        <w:t xml:space="preserve"> </w:t>
      </w:r>
      <w:r>
        <w:rPr/>
        <w:t>mới</w:t>
      </w:r>
      <w:r>
        <w:rPr/>
        <w:t>.</w:t>
      </w:r>
    </w:p>
    <w:p xmlns:wp14="http://schemas.microsoft.com/office/word/2010/wordml" w:rsidR="00495EE6" w:rsidDel="21B511C8" w:rsidP="00495EE6" w:rsidRDefault="00495EE6" w14:paraId="09F70D07" wp14:textId="77777777">
      <w:pPr>
        <w:pStyle w:val="ListParagraph"/>
        <w:numPr>
          <w:ilvl w:val="0"/>
          <w:numId w:val="14"/>
        </w:numPr>
        <w:rPr>
          <w:del w:author="Phan Nguyen Quynh Trang 20153892" w:date="2019-05-20T17:41:58.3446441" w:id="1468539877"/>
        </w:rPr>
      </w:pPr>
      <w:del w:author="Phan Nguyen Quynh Trang 20153892" w:date="2019-05-20T17:41:58.3446441" w:id="196879416">
        <w:r w:rsidDel="21B511C8">
          <w:delText xml:space="preserve">Chức năng Nghỉ: sau khi không tìm thấy vật thể trước, bật đèn và beep N tiếng để thông báo cho </w:delText>
        </w:r>
        <w:r w:rsidDel="21B511C8" w:rsidR="00F446D6">
          <w:delText xml:space="preserve">người dùng </w:delText>
        </w:r>
        <w:r w:rsidDel="21B511C8">
          <w:delText>biết và tắt hoặc đặt lại</w:delText>
        </w:r>
      </w:del>
    </w:p>
    <w:p xmlns:wp14="http://schemas.microsoft.com/office/word/2010/wordml" w:rsidR="001B621D" w:rsidDel="21B511C8" w:rsidRDefault="001B621D" w14:paraId="2EAD0061" wp14:textId="77777777">
      <w:pPr>
        <w:rPr>
          <w:del w:author="Phan Nguyen Quynh Trang 20153892" w:date="2019-05-20T17:41:58.3446441" w:id="407616752"/>
        </w:rPr>
        <w:pPrChange w:author="Tran Tung" w:date="2019-05-06T23:01:00Z" w:id="72">
          <w:pPr>
            <w:pStyle w:val="ListParagraph"/>
            <w:numPr>
              <w:numId w:val="14"/>
            </w:numPr>
            <w:ind w:left="1296" w:hanging="360"/>
          </w:pPr>
        </w:pPrChange>
      </w:pPr>
      <w:del w:author="Tran Tung" w:date="2019-05-06T23:01:00Z" w:id="73">
        <w:r w:rsidDel="0065683D">
          <w:delText>Theo dõi thời gian</w:delText>
        </w:r>
      </w:del>
    </w:p>
    <w:p xmlns:wp14="http://schemas.microsoft.com/office/word/2010/wordml" w:rsidR="001B621D" w:rsidDel="21B511C8" w:rsidRDefault="001B621D" w14:paraId="7064796B" wp14:textId="77777777">
      <w:pPr>
        <w:rPr>
          <w:del w:author="Phan Nguyen Quynh Trang 20153892" w:date="2019-05-20T17:41:58.3446441" w:id="1945760996"/>
        </w:rPr>
        <w:pPrChange w:author="Tran Tung" w:date="2019-05-06T23:01:00Z" w:id="74">
          <w:pPr>
            <w:pStyle w:val="ListParagraph"/>
            <w:numPr>
              <w:numId w:val="14"/>
            </w:numPr>
            <w:ind w:left="1296" w:hanging="360"/>
          </w:pPr>
        </w:pPrChange>
      </w:pPr>
      <w:del w:author="Tran Tung" w:date="2019-05-06T23:01:00Z" w:id="75">
        <w:r w:rsidDel="0065683D">
          <w:delText>Log khi gặp chấn động hoặc 1 bộ phận bị hỏng</w:delText>
        </w:r>
      </w:del>
    </w:p>
    <w:p xmlns:wp14="http://schemas.microsoft.com/office/word/2010/wordml" w:rsidR="001B621D" w:rsidP="21B511C8" w:rsidRDefault="001B621D" w14:paraId="7899848E" wp14:textId="688E1721">
      <w:pPr>
        <w:pStyle w:val="ListParagraph"/>
        <w:numPr>
          <w:ilvl w:val="0"/>
          <w:numId w:val="14"/>
        </w:numPr>
        <w:rPr/>
      </w:pPr>
      <w:del w:author="Tran Tung" w:date="2019-05-06T23:01:00Z" w:id="77">
        <w:r w:rsidDel="0065683D">
          <w:delText>Hiển thị các bộ phận hoạt động đúng</w:delText>
        </w:r>
      </w:del>
    </w:p>
    <w:p xmlns:wp14="http://schemas.microsoft.com/office/word/2010/wordml" w:rsidR="00B80607" w:rsidRDefault="002E1A86" w14:paraId="7FCA13FC" wp14:textId="77777777">
      <w:pPr>
        <w:pStyle w:val="Heading2"/>
        <w:numPr>
          <w:ilvl w:val="1"/>
          <w:numId w:val="2"/>
        </w:numPr>
      </w:pPr>
      <w:bookmarkStart w:name="_lnxbz9" w:id="78"/>
      <w:bookmarkEnd w:id="78"/>
      <w:r>
        <w:t>Ước lượng cách tích hợp hệ thống</w:t>
      </w:r>
    </w:p>
    <w:p xmlns:wp14="http://schemas.microsoft.com/office/word/2010/wordml" w:rsidR="00137681" w:rsidP="00137681" w:rsidRDefault="00137681" w14:paraId="7ADD4F66" wp14:textId="77777777">
      <w:pPr>
        <w:ind w:left="576"/>
        <w:rPr>
          <w:ins w:author="Hà Nguyễn" w:date="2019-05-20T20:12:00Z" w:id="79"/>
        </w:rPr>
      </w:pPr>
      <w:ins w:author="Hà Nguyễn" w:date="2019-05-20T20:08:00Z" w:id="80">
        <w:r>
          <w:t>Thực hiện cài đặt</w:t>
        </w:r>
      </w:ins>
      <w:ins w:author="Hà Nguyễn" w:date="2019-05-20T20:10:00Z" w:id="81">
        <w:r>
          <w:t xml:space="preserve"> chương trình kiểm thử</w:t>
        </w:r>
      </w:ins>
      <w:ins w:author="Hà Nguyễn" w:date="2019-05-20T20:11:00Z" w:id="82">
        <w:r>
          <w:t xml:space="preserve"> </w:t>
        </w:r>
      </w:ins>
    </w:p>
    <w:p xmlns:wp14="http://schemas.microsoft.com/office/word/2010/wordml" w:rsidR="00B826B7" w:rsidP="00137681" w:rsidRDefault="00137681" w14:paraId="0D44BBD7" wp14:textId="77777777">
      <w:pPr>
        <w:pStyle w:val="ListParagraph"/>
        <w:numPr>
          <w:ilvl w:val="0"/>
          <w:numId w:val="29"/>
        </w:numPr>
        <w:rPr>
          <w:ins w:author="Hà Nguyễn" w:date="2019-05-20T20:12:00Z" w:id="83"/>
        </w:rPr>
      </w:pPr>
      <w:ins w:author="Hà Nguyễn" w:date="2019-05-20T20:12:00Z" w:id="84">
        <w:r>
          <w:t>Chức năng:</w:t>
        </w:r>
      </w:ins>
      <w:ins w:author="Hà Nguyễn" w:date="2019-05-20T20:11:00Z" w:id="85">
        <w:r>
          <w:t xml:space="preserve"> kiểm tra Qbot tình trạng các bộ phận, code có đúng không,</w:t>
        </w:r>
      </w:ins>
      <w:ins w:author="Hà Nguyễn" w:date="2019-05-20T20:18:00Z" w:id="86">
        <w:r w:rsidR="004C3986">
          <w:t xml:space="preserve"> lưu thời gian sử dụng các bộ phần để truy </w:t>
        </w:r>
        <w:proofErr w:type="gramStart"/>
        <w:r w:rsidR="004C3986">
          <w:t>cứu,</w:t>
        </w:r>
      </w:ins>
      <w:ins w:author="Hà Nguyễn" w:date="2019-05-20T20:11:00Z" w:id="87">
        <w:r>
          <w:t>…</w:t>
        </w:r>
      </w:ins>
      <w:proofErr w:type="gramEnd"/>
    </w:p>
    <w:p xmlns:wp14="http://schemas.microsoft.com/office/word/2010/wordml" w:rsidR="004C3986" w:rsidP="00137681" w:rsidRDefault="003A2DBB" w14:paraId="2E7B9506" wp14:textId="77777777">
      <w:pPr>
        <w:pStyle w:val="ListParagraph"/>
        <w:numPr>
          <w:ilvl w:val="0"/>
          <w:numId w:val="29"/>
        </w:numPr>
        <w:rPr>
          <w:ins w:author="Hà Nguyễn" w:date="2019-05-20T20:22:00Z" w:id="88"/>
        </w:rPr>
      </w:pPr>
      <w:ins w:author="Hà Nguyễn" w:date="2019-05-20T20:12:00Z" w:id="89">
        <w:r>
          <w:t xml:space="preserve">Mục </w:t>
        </w:r>
      </w:ins>
      <w:ins w:author="Hà Nguyễn" w:date="2019-05-20T20:13:00Z" w:id="90">
        <w:r>
          <w:t xml:space="preserve">đích: </w:t>
        </w:r>
      </w:ins>
    </w:p>
    <w:p xmlns:wp14="http://schemas.microsoft.com/office/word/2010/wordml" w:rsidR="004C3986" w:rsidP="004C3986" w:rsidRDefault="004C3986" w14:paraId="67D7DF2E" wp14:textId="77777777">
      <w:pPr>
        <w:pStyle w:val="ListParagraph"/>
        <w:numPr>
          <w:ilvl w:val="1"/>
          <w:numId w:val="29"/>
        </w:numPr>
        <w:rPr>
          <w:ins w:author="Hà Nguyễn" w:date="2019-05-20T20:22:00Z" w:id="91"/>
        </w:rPr>
      </w:pPr>
      <w:ins w:author="Hà Nguyễn" w:date="2019-05-20T20:23:00Z" w:id="92">
        <w:r>
          <w:t>G</w:t>
        </w:r>
      </w:ins>
      <w:ins w:author="Hà Nguyễn" w:date="2019-05-20T20:13:00Z" w:id="93">
        <w:r w:rsidR="003A2DBB">
          <w:t>iúp khách hàng có thể tự kiểm tra tình trạng của sản phẩm</w:t>
        </w:r>
      </w:ins>
    </w:p>
    <w:p xmlns:wp14="http://schemas.microsoft.com/office/word/2010/wordml" w:rsidR="004C3986" w:rsidP="004C3986" w:rsidRDefault="004C3986" w14:paraId="1BEF9061" wp14:textId="77777777">
      <w:pPr>
        <w:pStyle w:val="ListParagraph"/>
        <w:numPr>
          <w:ilvl w:val="1"/>
          <w:numId w:val="29"/>
        </w:numPr>
        <w:rPr>
          <w:ins w:author="Hà Nguyễn" w:date="2019-05-20T20:23:00Z" w:id="94"/>
        </w:rPr>
      </w:pPr>
      <w:ins w:author="Hà Nguyễn" w:date="2019-05-20T20:23:00Z" w:id="95">
        <w:r>
          <w:t>T</w:t>
        </w:r>
      </w:ins>
      <w:ins w:author="Hà Nguyễn" w:date="2019-05-20T20:18:00Z" w:id="96">
        <w:r>
          <w:t>hống kê thời hạn sử dụng các bộ phận, chi phí</w:t>
        </w:r>
      </w:ins>
      <w:ins w:author="Hà Nguyễn" w:date="2019-05-20T20:19:00Z" w:id="97">
        <w:r>
          <w:t xml:space="preserve"> bổ sung</w:t>
        </w:r>
      </w:ins>
    </w:p>
    <w:p xmlns:wp14="http://schemas.microsoft.com/office/word/2010/wordml" w:rsidR="004C3986" w:rsidP="004C3986" w:rsidRDefault="004C3986" w14:paraId="6DBFE944" wp14:textId="77777777">
      <w:pPr>
        <w:pStyle w:val="ListParagraph"/>
        <w:numPr>
          <w:ilvl w:val="1"/>
          <w:numId w:val="29"/>
        </w:numPr>
        <w:rPr>
          <w:ins w:author="Hà Nguyễn" w:date="2019-05-20T20:23:00Z" w:id="98"/>
        </w:rPr>
      </w:pPr>
      <w:ins w:author="Hà Nguyễn" w:date="2019-05-20T20:23:00Z" w:id="99">
        <w:r>
          <w:t>G</w:t>
        </w:r>
      </w:ins>
      <w:ins w:author="Hà Nguyễn" w:date="2019-05-20T20:22:00Z" w:id="100">
        <w:r>
          <w:t>iảm sự phụ thuộc hỗ trợ kĩ thuật</w:t>
        </w:r>
      </w:ins>
    </w:p>
    <w:p xmlns:wp14="http://schemas.microsoft.com/office/word/2010/wordml" w:rsidR="003A2DBB" w:rsidP="004C3986" w:rsidRDefault="004C3986" w14:paraId="6DB2069A" wp14:textId="77777777">
      <w:pPr>
        <w:pStyle w:val="ListParagraph"/>
        <w:numPr>
          <w:ilvl w:val="1"/>
          <w:numId w:val="29"/>
        </w:numPr>
        <w:rPr>
          <w:ins w:author="Hà Nguyễn" w:date="2019-05-20T23:05:00Z" w:id="101"/>
        </w:rPr>
      </w:pPr>
      <w:ins w:author="Hà Nguyễn" w:date="2019-05-20T20:23:00Z" w:id="102">
        <w:r>
          <w:t>T</w:t>
        </w:r>
      </w:ins>
      <w:ins w:author="Hà Nguyễn" w:date="2019-05-20T20:22:00Z" w:id="103">
        <w:r>
          <w:t>iết kiệm thời gian khi có nghi ngờ hỏng hóc</w:t>
        </w:r>
      </w:ins>
    </w:p>
    <w:p xmlns:wp14="http://schemas.microsoft.com/office/word/2010/wordml" w:rsidR="008E6D63" w:rsidP="00D849E2" w:rsidRDefault="008E6D63" w14:paraId="37A388F2" wp14:textId="77777777">
      <w:pPr>
        <w:pStyle w:val="ListParagraph"/>
        <w:numPr>
          <w:ilvl w:val="0"/>
          <w:numId w:val="29"/>
        </w:numPr>
        <w:rPr>
          <w:ins w:author="Hà Nguyễn" w:date="2019-05-20T23:05:00Z" w:id="104"/>
        </w:rPr>
      </w:pPr>
      <w:ins w:author="Hà Nguyễn" w:date="2019-05-20T23:05:00Z" w:id="105">
        <w:r>
          <w:t>Phương pháp:</w:t>
        </w:r>
      </w:ins>
    </w:p>
    <w:p xmlns:wp14="http://schemas.microsoft.com/office/word/2010/wordml" w:rsidR="00D849E2" w:rsidP="008E6D63" w:rsidRDefault="008E6D63" w14:paraId="21EDFC22" wp14:textId="77777777">
      <w:pPr>
        <w:pStyle w:val="ListParagraph"/>
        <w:numPr>
          <w:ilvl w:val="1"/>
          <w:numId w:val="29"/>
        </w:numPr>
        <w:rPr>
          <w:ins w:author="Hà Nguyễn" w:date="2019-05-20T23:05:00Z" w:id="106"/>
        </w:rPr>
      </w:pPr>
      <w:ins w:author="Hà Nguyễn" w:date="2019-05-20T23:05:00Z" w:id="107">
        <w:r>
          <w:t>cài đặt trên máy tính hiện có ở cửa hàng</w:t>
        </w:r>
      </w:ins>
    </w:p>
    <w:p xmlns:wp14="http://schemas.microsoft.com/office/word/2010/wordml" w:rsidR="008E6D63" w:rsidP="008E6D63" w:rsidRDefault="008E6D63" w14:paraId="11A024B8" wp14:textId="77777777">
      <w:pPr>
        <w:pStyle w:val="ListParagraph"/>
        <w:numPr>
          <w:ilvl w:val="1"/>
          <w:numId w:val="29"/>
        </w:numPr>
        <w:rPr>
          <w:ins w:author="Hà Nguyễn" w:date="2019-05-20T23:06:00Z" w:id="108"/>
        </w:rPr>
      </w:pPr>
      <w:ins w:author="Hà Nguyễn" w:date="2019-05-20T23:05:00Z" w:id="109">
        <w:r>
          <w:t>cung cấp các thiết bị liên quan nh</w:t>
        </w:r>
      </w:ins>
      <w:ins w:author="Hà Nguyễn" w:date="2019-05-20T23:06:00Z" w:id="110">
        <w:r>
          <w:t>ư dây kết nối</w:t>
        </w:r>
      </w:ins>
    </w:p>
    <w:p xmlns:wp14="http://schemas.microsoft.com/office/word/2010/wordml" w:rsidRPr="00B826B7" w:rsidR="008E6D63" w:rsidDel="7709E964" w:rsidP="008E6D63" w:rsidRDefault="008E6D63" w14:paraId="56AB0503" wp14:textId="77777777">
      <w:pPr>
        <w:pStyle w:val="ListParagraph"/>
        <w:numPr>
          <w:ilvl w:val="1"/>
          <w:numId w:val="29"/>
        </w:numPr>
        <w:rPr>
          <w:del w:author="Phan Nguyen Quynh Trang 20153892" w:date="2019-05-20T17:42:28.7419659" w:id="620182557"/>
        </w:rPr>
        <w:pPrChange w:author="Hà Nguyễn" w:date="2019-05-20T23:05:00Z" w:id="111">
          <w:pPr>
            <w:ind w:left="576"/>
          </w:pPr>
        </w:pPrChange>
      </w:pPr>
      <w:ins w:author="Hà Nguyễn" w:date="2019-05-20T23:06:00Z" w:id="112">
        <w:r>
          <w:rPr/>
          <w:t>trai</w:t>
        </w:r>
      </w:ins>
      <w:ins w:author="Hà Nguyễn" w:date="2019-05-20T23:07:00Z" w:id="113">
        <w:r>
          <w:rPr/>
          <w:t xml:space="preserve">n </w:t>
        </w:r>
        <w:proofErr w:type="spellStart"/>
        <w:r>
          <w:rPr/>
          <w:t>nh</w:t>
        </w:r>
      </w:ins>
      <w:ins w:author="Hà Nguyễn" w:date="2019-05-20T23:08:00Z" w:id="114">
        <w:r>
          <w:rPr/>
          <w:t>ân</w:t>
        </w:r>
        <w:proofErr w:type="spellEnd"/>
        <w:r>
          <w:rPr/>
          <w:t xml:space="preserve"> </w:t>
        </w:r>
        <w:proofErr w:type="spellStart"/>
        <w:r>
          <w:rPr/>
          <w:t>viên</w:t>
        </w:r>
        <w:proofErr w:type="spellEnd"/>
        <w:r>
          <w:rPr/>
          <w:t xml:space="preserve"> </w:t>
        </w:r>
        <w:proofErr w:type="spellStart"/>
        <w:r>
          <w:rPr/>
          <w:t>cửa</w:t>
        </w:r>
        <w:proofErr w:type="spellEnd"/>
        <w:r>
          <w:rPr/>
          <w:t xml:space="preserve"> </w:t>
        </w:r>
        <w:r>
          <w:rPr/>
          <w:t>hàng</w:t>
        </w:r>
      </w:ins>
      <w:bookmarkStart w:name="_GoBack" w:id="115"/>
      <w:bookmarkEnd w:id="115"/>
    </w:p>
    <w:p xmlns:wp14="http://schemas.microsoft.com/office/word/2010/wordml" w:rsidRPr="00495EE6" w:rsidR="00495EE6" w:rsidP="7709E964" w:rsidRDefault="00495EE6" w14:paraId="3B7B4B86" wp14:textId="05C67CD6">
      <w:pPr>
        <w:pStyle w:val="ListParagraph"/>
        <w:numPr>
          <w:ilvl w:val="1"/>
          <w:numId w:val="29"/>
        </w:numPr>
        <w:ind/>
        <w:rPr/>
        <w:pPrChange w:author="Phan Nguyen Quynh Trang 20153892" w:date="2019-05-20T17:42:28.7419659" w:id="2066029578">
          <w:pPr>
            <w:ind w:left="576"/>
          </w:pPr>
        </w:pPrChange>
      </w:pPr>
    </w:p>
    <w:p xmlns:wp14="http://schemas.microsoft.com/office/word/2010/wordml" w:rsidR="00B80607" w:rsidRDefault="002E1A86" w14:paraId="4B8F50DF" wp14:textId="77777777">
      <w:pPr>
        <w:pStyle w:val="Heading2"/>
        <w:numPr>
          <w:ilvl w:val="1"/>
          <w:numId w:val="2"/>
        </w:numPr>
      </w:pPr>
      <w:bookmarkStart w:name="_35nkun2" w:id="116"/>
      <w:bookmarkEnd w:id="116"/>
      <w:r>
        <w:t>Ước lượng thời gian</w:t>
      </w:r>
    </w:p>
    <w:p xmlns:wp14="http://schemas.microsoft.com/office/word/2010/wordml" w:rsidR="00E75CB9" w:rsidP="00495EE6" w:rsidRDefault="00E75CB9" w14:paraId="3CC63EE1" wp14:textId="77777777">
      <w:pPr>
        <w:ind w:left="576"/>
      </w:pPr>
      <w:r>
        <w:t>Bàn giao ngày 1/6, tổng thời gian: 15 tuần</w:t>
      </w:r>
    </w:p>
    <w:p xmlns:wp14="http://schemas.microsoft.com/office/word/2010/wordml" w:rsidR="00E75CB9" w:rsidP="00E75CB9" w:rsidRDefault="00E75CB9" w14:paraId="6FA80B36" wp14:textId="77777777">
      <w:pPr>
        <w:ind w:left="576"/>
      </w:pPr>
      <w:r>
        <w:t>Trong đó:</w:t>
      </w:r>
    </w:p>
    <w:p xmlns:wp14="http://schemas.microsoft.com/office/word/2010/wordml" w:rsidR="00E75CB9" w:rsidP="00E75CB9" w:rsidRDefault="00E75CB9" w14:paraId="404EB076" wp14:textId="77777777">
      <w:pPr>
        <w:pStyle w:val="ListParagraph"/>
        <w:numPr>
          <w:ilvl w:val="0"/>
          <w:numId w:val="19"/>
        </w:numPr>
      </w:pPr>
      <w:r>
        <w:t>Tìm hiểu:</w:t>
      </w:r>
      <w:r w:rsidR="00B826B7">
        <w:t xml:space="preserve"> 2</w:t>
      </w:r>
      <w:r>
        <w:t xml:space="preserve"> tuần</w:t>
      </w:r>
    </w:p>
    <w:p xmlns:wp14="http://schemas.microsoft.com/office/word/2010/wordml" w:rsidR="00E75CB9" w:rsidP="00E75CB9" w:rsidRDefault="00E75CB9" w14:paraId="7D520CDB" wp14:textId="77777777">
      <w:pPr>
        <w:pStyle w:val="ListParagraph"/>
        <w:numPr>
          <w:ilvl w:val="0"/>
          <w:numId w:val="19"/>
        </w:numPr>
      </w:pPr>
      <w:r>
        <w:t>Thiết kế:</w:t>
      </w:r>
      <w:r w:rsidR="00B826B7">
        <w:t xml:space="preserve"> 2</w:t>
      </w:r>
      <w:r>
        <w:t xml:space="preserve"> tuần</w:t>
      </w:r>
    </w:p>
    <w:p xmlns:wp14="http://schemas.microsoft.com/office/word/2010/wordml" w:rsidR="00E75CB9" w:rsidP="00E75CB9" w:rsidRDefault="00E75CB9" w14:paraId="6FF0F9C4" wp14:textId="77777777">
      <w:pPr>
        <w:pStyle w:val="ListParagraph"/>
        <w:numPr>
          <w:ilvl w:val="0"/>
          <w:numId w:val="19"/>
        </w:numPr>
      </w:pPr>
      <w:r>
        <w:t>Phát triển:</w:t>
      </w:r>
      <w:r w:rsidR="00B826B7">
        <w:t xml:space="preserve"> 3</w:t>
      </w:r>
      <w:r>
        <w:t xml:space="preserve"> tuần</w:t>
      </w:r>
    </w:p>
    <w:p xmlns:wp14="http://schemas.microsoft.com/office/word/2010/wordml" w:rsidR="00E75CB9" w:rsidP="00E75CB9" w:rsidRDefault="00E75CB9" w14:paraId="1A1F27F6" wp14:textId="77777777">
      <w:pPr>
        <w:pStyle w:val="ListParagraph"/>
        <w:numPr>
          <w:ilvl w:val="0"/>
          <w:numId w:val="19"/>
        </w:numPr>
      </w:pPr>
      <w:r>
        <w:t>Kiểm thử:</w:t>
      </w:r>
      <w:r w:rsidR="00B826B7">
        <w:t xml:space="preserve"> 2</w:t>
      </w:r>
      <w:r>
        <w:t xml:space="preserve"> tuần</w:t>
      </w:r>
    </w:p>
    <w:p xmlns:wp14="http://schemas.microsoft.com/office/word/2010/wordml" w:rsidR="00B826B7" w:rsidP="00E75CB9" w:rsidRDefault="00E75CB9" w14:paraId="6D010E9B" wp14:textId="77777777">
      <w:pPr>
        <w:pStyle w:val="ListParagraph"/>
        <w:numPr>
          <w:ilvl w:val="0"/>
          <w:numId w:val="19"/>
        </w:numPr>
      </w:pPr>
      <w:r>
        <w:t>Cài đặt, Triển khai, Đào tạo:</w:t>
      </w:r>
      <w:r w:rsidR="00B826B7">
        <w:t xml:space="preserve"> 3</w:t>
      </w:r>
      <w:r>
        <w:t xml:space="preserve"> tuần</w:t>
      </w:r>
    </w:p>
    <w:p xmlns:wp14="http://schemas.microsoft.com/office/word/2010/wordml" w:rsidR="00E75CB9" w:rsidP="00E75CB9" w:rsidRDefault="00B826B7" w14:paraId="1E3E1831" wp14:textId="77777777">
      <w:pPr>
        <w:pStyle w:val="ListParagraph"/>
        <w:numPr>
          <w:ilvl w:val="0"/>
          <w:numId w:val="19"/>
        </w:numPr>
      </w:pPr>
      <w:r>
        <w:t>Thử nghiệm, theo dõi: 3</w:t>
      </w:r>
      <w:r w:rsidR="00E75CB9">
        <w:t xml:space="preserve"> </w:t>
      </w:r>
    </w:p>
    <w:p xmlns:wp14="http://schemas.microsoft.com/office/word/2010/wordml" w:rsidRPr="00495EE6" w:rsidR="00495EE6" w:rsidP="00495EE6" w:rsidRDefault="00E75CB9" w14:paraId="05053F7D" wp14:textId="77777777">
      <w:pPr>
        <w:ind w:left="576"/>
      </w:pPr>
      <w:r>
        <w:t>Để đảm bảo chất lượng sản phẩm đầu ra, thời gian không thể rút ngắn.</w:t>
      </w:r>
    </w:p>
    <w:p xmlns:wp14="http://schemas.microsoft.com/office/word/2010/wordml" w:rsidR="00B80607" w:rsidRDefault="002E1A86" w14:paraId="666123D8" wp14:textId="77777777">
      <w:pPr>
        <w:pStyle w:val="Heading2"/>
        <w:numPr>
          <w:ilvl w:val="1"/>
          <w:numId w:val="2"/>
        </w:numPr>
      </w:pPr>
      <w:bookmarkStart w:name="_1ksv4uv" w:id="117"/>
      <w:bookmarkEnd w:id="117"/>
      <w:r>
        <w:lastRenderedPageBreak/>
        <w:t>Ước lượng rủi ro</w:t>
      </w:r>
    </w:p>
    <w:p xmlns:wp14="http://schemas.microsoft.com/office/word/2010/wordml" w:rsidR="00E75CB9" w:rsidP="00E75CB9" w:rsidRDefault="00880E01" w14:paraId="24EAF1B0" wp14:textId="77777777">
      <w:pPr>
        <w:ind w:left="576"/>
      </w:pPr>
      <w:r>
        <w:t>Thiết bị hỏng hóc trong quá trình sử dụng</w:t>
      </w:r>
    </w:p>
    <w:p xmlns:wp14="http://schemas.microsoft.com/office/word/2010/wordml" w:rsidR="00880E01" w:rsidP="00880E01" w:rsidRDefault="008A61FA" w14:paraId="4AFFA9B0" wp14:textId="77777777">
      <w:pPr>
        <w:pStyle w:val="ListParagraph"/>
        <w:numPr>
          <w:ilvl w:val="0"/>
          <w:numId w:val="21"/>
        </w:numPr>
      </w:pPr>
      <w:r>
        <w:t>Thiết bị bị tiếp xúc với chất lỏng</w:t>
      </w:r>
    </w:p>
    <w:p xmlns:wp14="http://schemas.microsoft.com/office/word/2010/wordml" w:rsidR="008A61FA" w:rsidP="008A61FA" w:rsidRDefault="008A61FA" w14:paraId="026D08CA" wp14:textId="77777777">
      <w:pPr>
        <w:pStyle w:val="ListParagraph"/>
        <w:numPr>
          <w:ilvl w:val="1"/>
          <w:numId w:val="21"/>
        </w:numPr>
      </w:pPr>
      <w:r>
        <w:t>Mô tả: khi bưng bê đồ ăn có khả năng sẽ bị tiếp xúc với nước, dầu mỡ, hay do khách hàng đánh đổ vào.</w:t>
      </w:r>
    </w:p>
    <w:p xmlns:wp14="http://schemas.microsoft.com/office/word/2010/wordml" w:rsidR="008A61FA" w:rsidP="008A61FA" w:rsidRDefault="008A61FA" w14:paraId="5880F1B3" wp14:textId="77777777">
      <w:pPr>
        <w:pStyle w:val="ListParagraph"/>
        <w:numPr>
          <w:ilvl w:val="1"/>
          <w:numId w:val="21"/>
        </w:numPr>
      </w:pPr>
      <w:r>
        <w:t xml:space="preserve">Khả năng: Cao ~ </w:t>
      </w:r>
      <w:r w:rsidR="0070719F">
        <w:t>8</w:t>
      </w:r>
      <w:r>
        <w:t>0%/ngày</w:t>
      </w:r>
      <w:r w:rsidR="00C10E16">
        <w:t>, chi phí trung bình ~ 100k/bộ phận</w:t>
      </w:r>
    </w:p>
    <w:p xmlns:wp14="http://schemas.microsoft.com/office/word/2010/wordml" w:rsidR="008A61FA" w:rsidP="008A61FA" w:rsidRDefault="008A61FA" w14:paraId="4582B7BD" wp14:textId="77777777">
      <w:pPr>
        <w:pStyle w:val="ListParagraph"/>
        <w:numPr>
          <w:ilvl w:val="1"/>
          <w:numId w:val="21"/>
        </w:numPr>
      </w:pPr>
      <w:r>
        <w:t>Giải pháp</w:t>
      </w:r>
      <w:r w:rsidR="00B826B7">
        <w:t>:</w:t>
      </w:r>
      <w:r w:rsidR="0070719F">
        <w:t xml:space="preserve"> bảo vệ các mạch, đồng thời có lớp vỏ chống nước</w:t>
      </w:r>
    </w:p>
    <w:p xmlns:wp14="http://schemas.microsoft.com/office/word/2010/wordml" w:rsidR="0070719F" w:rsidP="008A61FA" w:rsidRDefault="0070719F" w14:paraId="24993345" wp14:textId="77777777">
      <w:pPr>
        <w:pStyle w:val="ListParagraph"/>
        <w:numPr>
          <w:ilvl w:val="1"/>
          <w:numId w:val="21"/>
        </w:numPr>
      </w:pPr>
      <w:r>
        <w:t>Dự tính: thêm chi phí thiết kế, sản xuất lắp đặt cho vỏ chống nước</w:t>
      </w:r>
    </w:p>
    <w:p xmlns:wp14="http://schemas.microsoft.com/office/word/2010/wordml" w:rsidR="0070719F" w:rsidP="0070719F" w:rsidRDefault="0070719F" w14:paraId="36FD4981" wp14:textId="77777777">
      <w:pPr>
        <w:pStyle w:val="ListParagraph"/>
        <w:numPr>
          <w:ilvl w:val="0"/>
          <w:numId w:val="21"/>
        </w:numPr>
      </w:pPr>
      <w:r>
        <w:t>Thiết bị gặp va chạm mạnh</w:t>
      </w:r>
    </w:p>
    <w:p xmlns:wp14="http://schemas.microsoft.com/office/word/2010/wordml" w:rsidR="0070719F" w:rsidP="0070719F" w:rsidRDefault="0070719F" w14:paraId="305CEA8B" wp14:textId="77777777">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xmlns:wp14="http://schemas.microsoft.com/office/word/2010/wordml" w:rsidR="0070719F" w:rsidP="0070719F" w:rsidRDefault="0070719F" w14:paraId="76DE7C8B" wp14:textId="77777777">
      <w:pPr>
        <w:pStyle w:val="ListParagraph"/>
        <w:numPr>
          <w:ilvl w:val="1"/>
          <w:numId w:val="21"/>
        </w:numPr>
      </w:pPr>
      <w:r>
        <w:t>Khả năng: trung bình, ~ 30%/ngày</w:t>
      </w:r>
      <w:r w:rsidR="00C10E16">
        <w:t>, chi phí trung bình ~ 100k/bộ phận</w:t>
      </w:r>
    </w:p>
    <w:p xmlns:wp14="http://schemas.microsoft.com/office/word/2010/wordml" w:rsidR="0070719F" w:rsidP="0070719F" w:rsidRDefault="0070719F" w14:paraId="4ED1CAAA" wp14:textId="77777777">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xmlns:wp14="http://schemas.microsoft.com/office/word/2010/wordml" w:rsidR="0070719F" w:rsidP="0070719F" w:rsidRDefault="0070719F" w14:paraId="2D0C9158" wp14:textId="77777777">
      <w:pPr>
        <w:pStyle w:val="ListParagraph"/>
        <w:numPr>
          <w:ilvl w:val="1"/>
          <w:numId w:val="21"/>
        </w:numPr>
      </w:pPr>
      <w:r>
        <w:t>Dự tính: cần đưa vào đào tạo chuyên viên bảo trì máy ở bên phía người dùng, đồng thời 4 tháng kiểm tra bảo trì định kì 1 lần</w:t>
      </w:r>
    </w:p>
    <w:p xmlns:wp14="http://schemas.microsoft.com/office/word/2010/wordml" w:rsidR="00E03D17" w:rsidP="00E03D17" w:rsidRDefault="00E03D17" w14:paraId="469131F9" wp14:textId="7777777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xmlns:wp14="http://schemas.microsoft.com/office/word/2010/wordml" w:rsidR="00E03D17" w:rsidP="00E03D17" w:rsidRDefault="00E03D17" w14:paraId="55732FBA" wp14:textId="7777777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xmlns:wp14="http://schemas.microsoft.com/office/word/2010/wordml" w:rsidR="002A58C6" w:rsidP="002A58C6" w:rsidRDefault="00880E01" w14:paraId="3FC63675" wp14:textId="77777777">
      <w:pPr>
        <w:ind w:left="576"/>
      </w:pPr>
      <w:r>
        <w:t>Thiết bị chạy không đúng yêu cầu</w:t>
      </w:r>
    </w:p>
    <w:p xmlns:wp14="http://schemas.microsoft.com/office/word/2010/wordml" w:rsidR="002A58C6" w:rsidP="002A58C6" w:rsidRDefault="00C10E16" w14:paraId="28693ED1" wp14:textId="77777777">
      <w:pPr>
        <w:pStyle w:val="ListParagraph"/>
        <w:numPr>
          <w:ilvl w:val="0"/>
          <w:numId w:val="23"/>
        </w:numPr>
      </w:pPr>
      <w:r>
        <w:t xml:space="preserve">Mô tả: </w:t>
      </w:r>
      <w:r w:rsidR="002A58C6">
        <w:t>bao gồm</w:t>
      </w:r>
    </w:p>
    <w:p xmlns:wp14="http://schemas.microsoft.com/office/word/2010/wordml" w:rsidR="002A58C6" w:rsidP="002A58C6" w:rsidRDefault="002A58C6" w14:paraId="5BDA1CE5" wp14:textId="77777777">
      <w:pPr>
        <w:pStyle w:val="ListParagraph"/>
        <w:numPr>
          <w:ilvl w:val="1"/>
          <w:numId w:val="23"/>
        </w:numPr>
      </w:pPr>
      <w:r>
        <w:t>Thiết bị không theo người dùng</w:t>
      </w:r>
    </w:p>
    <w:p xmlns:wp14="http://schemas.microsoft.com/office/word/2010/wordml" w:rsidR="002A58C6" w:rsidP="002A58C6" w:rsidRDefault="002A58C6" w14:paraId="4115462A" wp14:textId="77777777">
      <w:pPr>
        <w:pStyle w:val="ListParagraph"/>
        <w:numPr>
          <w:ilvl w:val="1"/>
          <w:numId w:val="23"/>
        </w:numPr>
      </w:pPr>
      <w:r>
        <w:t>Thiết bị không bật được</w:t>
      </w:r>
    </w:p>
    <w:p xmlns:wp14="http://schemas.microsoft.com/office/word/2010/wordml" w:rsidR="002A58C6" w:rsidP="002A58C6" w:rsidRDefault="002A58C6" w14:paraId="3B433EBF" wp14:textId="77777777">
      <w:pPr>
        <w:pStyle w:val="ListParagraph"/>
        <w:numPr>
          <w:ilvl w:val="1"/>
          <w:numId w:val="23"/>
        </w:numPr>
      </w:pPr>
      <w:r>
        <w:t>Thiết bị không thông báo khi mất focus</w:t>
      </w:r>
    </w:p>
    <w:p xmlns:wp14="http://schemas.microsoft.com/office/word/2010/wordml" w:rsidR="002A58C6" w:rsidP="002A58C6" w:rsidRDefault="002A58C6" w14:paraId="446AF3F3" wp14:textId="77777777">
      <w:pPr>
        <w:pStyle w:val="ListParagraph"/>
        <w:numPr>
          <w:ilvl w:val="1"/>
          <w:numId w:val="23"/>
        </w:numPr>
      </w:pPr>
      <w:r>
        <w:t>Thiết bị không thông báo khi sắp hết pin</w:t>
      </w:r>
    </w:p>
    <w:p xmlns:wp14="http://schemas.microsoft.com/office/word/2010/wordml" w:rsidR="002A58C6" w:rsidP="002A58C6" w:rsidRDefault="002A58C6" w14:paraId="4D0DB113" wp14:textId="77777777">
      <w:pPr>
        <w:pStyle w:val="ListParagraph"/>
        <w:numPr>
          <w:ilvl w:val="1"/>
          <w:numId w:val="23"/>
        </w:numPr>
      </w:pPr>
      <w:r>
        <w:t>Thiết bị không nghỉ</w:t>
      </w:r>
    </w:p>
    <w:p xmlns:wp14="http://schemas.microsoft.com/office/word/2010/wordml" w:rsidR="002A58C6" w:rsidP="002A58C6" w:rsidRDefault="00C10E16" w14:paraId="009A4FB9" wp14:textId="77777777">
      <w:pPr>
        <w:pStyle w:val="ListParagraph"/>
        <w:numPr>
          <w:ilvl w:val="0"/>
          <w:numId w:val="23"/>
        </w:numPr>
      </w:pPr>
      <w:r>
        <w:t>Khả năng: thấp ~ 10%, chi phí cao ~ mất uy tín, ảnh hưởng đến công việc của khách hàng, mất thời gian giải quyết, điều chuyên gia đến giải quyết</w:t>
      </w:r>
    </w:p>
    <w:p xmlns:wp14="http://schemas.microsoft.com/office/word/2010/wordml" w:rsidR="002A58C6" w:rsidP="002A58C6" w:rsidRDefault="00C10E16" w14:paraId="546FC3BC" wp14:textId="77777777">
      <w:pPr>
        <w:pStyle w:val="ListParagraph"/>
        <w:numPr>
          <w:ilvl w:val="0"/>
          <w:numId w:val="23"/>
        </w:numPr>
      </w:pPr>
      <w:r>
        <w:t xml:space="preserve">Giải pháp: </w:t>
      </w:r>
    </w:p>
    <w:p xmlns:wp14="http://schemas.microsoft.com/office/word/2010/wordml" w:rsidR="002A58C6" w:rsidP="002A58C6" w:rsidRDefault="00C10E16" w14:paraId="03A275D8" wp14:textId="77777777">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xmlns:wp14="http://schemas.microsoft.com/office/word/2010/wordml" w:rsidR="002A58C6" w:rsidP="002A58C6" w:rsidRDefault="00582C3F" w14:paraId="08F896C2" wp14:textId="77777777">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xmlns:wp14="http://schemas.microsoft.com/office/word/2010/wordml" w:rsidR="002A58C6" w:rsidP="002A58C6" w:rsidRDefault="00582C3F" w14:paraId="5EAFF3CE" wp14:textId="77777777">
      <w:pPr>
        <w:pStyle w:val="ListParagraph"/>
        <w:numPr>
          <w:ilvl w:val="1"/>
          <w:numId w:val="23"/>
        </w:numPr>
      </w:pPr>
      <w:r>
        <w:t>Cần có hướng dẫn sử dụng đi kèm và đào tạo sử dụng</w:t>
      </w:r>
    </w:p>
    <w:p xmlns:wp14="http://schemas.microsoft.com/office/word/2010/wordml" w:rsidR="00C10E16" w:rsidP="002A58C6" w:rsidRDefault="00C10E16" w14:paraId="135438F9" wp14:textId="77777777">
      <w:pPr>
        <w:pStyle w:val="ListParagraph"/>
        <w:numPr>
          <w:ilvl w:val="0"/>
          <w:numId w:val="23"/>
        </w:numPr>
      </w:pPr>
      <w:r>
        <w:t>Dự tính: đã bao gồm trong bước phát triển, kiểm thử</w:t>
      </w:r>
      <w:r w:rsidR="00582C3F">
        <w:t>, đào t</w:t>
      </w:r>
      <w:r>
        <w:t xml:space="preserve"> và Thử nghiệm – theo dõi</w:t>
      </w:r>
    </w:p>
    <w:p xmlns:wp14="http://schemas.microsoft.com/office/word/2010/wordml" w:rsidR="00582C3F" w:rsidP="00582C3F" w:rsidRDefault="00582C3F" w14:paraId="205C23E5" wp14:textId="77777777">
      <w:pPr>
        <w:ind w:left="576"/>
      </w:pPr>
      <w:r>
        <w:t>Lỗi con người</w:t>
      </w:r>
    </w:p>
    <w:p xmlns:wp14="http://schemas.microsoft.com/office/word/2010/wordml" w:rsidR="002A58C6" w:rsidP="002A58C6" w:rsidRDefault="002A58C6" w14:paraId="561249E9" wp14:textId="77777777">
      <w:pPr>
        <w:pStyle w:val="ListParagraph"/>
        <w:numPr>
          <w:ilvl w:val="0"/>
          <w:numId w:val="24"/>
        </w:numPr>
      </w:pPr>
      <w:r>
        <w:t>Mô tả: bao gồm</w:t>
      </w:r>
    </w:p>
    <w:p xmlns:wp14="http://schemas.microsoft.com/office/word/2010/wordml" w:rsidR="002A58C6" w:rsidP="002A58C6" w:rsidRDefault="002A58C6" w14:paraId="6D6A8450" wp14:textId="77777777">
      <w:pPr>
        <w:pStyle w:val="ListParagraph"/>
        <w:numPr>
          <w:ilvl w:val="1"/>
          <w:numId w:val="24"/>
        </w:numPr>
      </w:pPr>
      <w:r>
        <w:t>Chuyên viên kĩ thuật đã đào tạo nghỉ việc</w:t>
      </w:r>
    </w:p>
    <w:p xmlns:wp14="http://schemas.microsoft.com/office/word/2010/wordml" w:rsidR="009D681B" w:rsidP="009D681B" w:rsidRDefault="009D681B" w14:paraId="70B8F702" wp14:textId="77777777">
      <w:pPr>
        <w:pStyle w:val="ListParagraph"/>
        <w:numPr>
          <w:ilvl w:val="1"/>
          <w:numId w:val="24"/>
        </w:numPr>
      </w:pPr>
      <w:r>
        <w:t>Người dùng sử dụng thiết bị sai cách, có thể dẫn đến hỏng hóc</w:t>
      </w:r>
    </w:p>
    <w:p xmlns:wp14="http://schemas.microsoft.com/office/word/2010/wordml" w:rsidR="009D681B" w:rsidP="009D681B" w:rsidRDefault="009D681B" w14:paraId="4EBA5F59" wp14:textId="77777777">
      <w:pPr>
        <w:pStyle w:val="ListParagraph"/>
        <w:numPr>
          <w:ilvl w:val="0"/>
          <w:numId w:val="24"/>
        </w:numPr>
      </w:pPr>
      <w:r>
        <w:t>Khả năng: Thấp ~ 20%, chi phí thấp ~ Vì đây là lỗi phía người dùng, tuy vậy bên cung cấp cần sẵn sàng hỗ trợ mọi lúc (có tính phí)</w:t>
      </w:r>
    </w:p>
    <w:p xmlns:wp14="http://schemas.microsoft.com/office/word/2010/wordml" w:rsidR="009D681B" w:rsidP="009D681B" w:rsidRDefault="009D681B" w14:paraId="362FCED5" wp14:textId="77777777">
      <w:pPr>
        <w:pStyle w:val="ListParagraph"/>
        <w:numPr>
          <w:ilvl w:val="0"/>
          <w:numId w:val="24"/>
        </w:numPr>
      </w:pPr>
      <w:r>
        <w:t>Giải pháp: luôn có đủ</w:t>
      </w:r>
      <w:r w:rsidR="009A3D4F">
        <w:t xml:space="preserve"> kĩ thuật viên trực tại công ty đề phòng khách hàng cần</w:t>
      </w:r>
    </w:p>
    <w:p xmlns:wp14="http://schemas.microsoft.com/office/word/2010/wordml" w:rsidRPr="00E75CB9" w:rsidR="00880E01" w:rsidP="009A3D4F" w:rsidRDefault="009A3D4F" w14:paraId="3D4E0513" wp14:textId="77777777">
      <w:pPr>
        <w:pStyle w:val="ListParagraph"/>
        <w:numPr>
          <w:ilvl w:val="0"/>
          <w:numId w:val="24"/>
        </w:numPr>
      </w:pPr>
      <w:r>
        <w:t>Dự tính: trường hợp này sẽ tính vào chi phí phát sinh do phía khách hàng chịu</w:t>
      </w:r>
    </w:p>
    <w:p xmlns:wp14="http://schemas.microsoft.com/office/word/2010/wordml" w:rsidR="00B80607" w:rsidRDefault="002E1A86" w14:paraId="625B1C1F" wp14:textId="77777777">
      <w:pPr>
        <w:pStyle w:val="Heading2"/>
        <w:numPr>
          <w:ilvl w:val="1"/>
          <w:numId w:val="2"/>
        </w:numPr>
      </w:pPr>
      <w:bookmarkStart w:name="_44sinio" w:id="118"/>
      <w:bookmarkEnd w:id="118"/>
      <w:r>
        <w:lastRenderedPageBreak/>
        <w:t>Xác định các hạng mục kiểm thử</w:t>
      </w:r>
    </w:p>
    <w:p xmlns:wp14="http://schemas.microsoft.com/office/word/2010/wordml" w:rsidR="009A3D4F" w:rsidP="009A3D4F" w:rsidRDefault="009A3D4F" w14:paraId="288B933A" wp14:textId="77777777">
      <w:pPr>
        <w:ind w:left="576"/>
      </w:pPr>
      <w:r>
        <w:t>Phần cứng</w:t>
      </w:r>
    </w:p>
    <w:p xmlns:wp14="http://schemas.microsoft.com/office/word/2010/wordml" w:rsidR="009A3D4F" w:rsidP="009A3D4F" w:rsidRDefault="009A3D4F" w14:paraId="3B446E97" wp14:textId="77777777">
      <w:pPr>
        <w:pStyle w:val="ListParagraph"/>
        <w:numPr>
          <w:ilvl w:val="0"/>
          <w:numId w:val="25"/>
        </w:numPr>
      </w:pPr>
      <w:r>
        <w:t xml:space="preserve">Bao gồm: Mô tơ bánh xe, đèn, </w:t>
      </w:r>
      <w:del w:author="Tran Tung" w:date="2019-05-06T22:58:00Z" w:id="119">
        <w:r w:rsidDel="005A0FE2">
          <w:delText xml:space="preserve">chuông, </w:delText>
        </w:r>
      </w:del>
      <w:r>
        <w:t>cảm biến siêu âm, pin, sạc</w:t>
      </w:r>
    </w:p>
    <w:p xmlns:wp14="http://schemas.microsoft.com/office/word/2010/wordml" w:rsidR="009A3D4F" w:rsidP="009A3D4F" w:rsidRDefault="009A3D4F" w14:paraId="6B16D7D2" wp14:textId="77777777">
      <w:pPr>
        <w:ind w:left="576"/>
      </w:pPr>
      <w:r>
        <w:t>Phần mềm</w:t>
      </w:r>
    </w:p>
    <w:p xmlns:wp14="http://schemas.microsoft.com/office/word/2010/wordml" w:rsidR="009A3D4F" w:rsidP="009A3D4F" w:rsidRDefault="009A3D4F" w14:paraId="299C403C" wp14:textId="77777777">
      <w:pPr>
        <w:pStyle w:val="ListParagraph"/>
        <w:numPr>
          <w:ilvl w:val="0"/>
          <w:numId w:val="25"/>
        </w:numPr>
      </w:pPr>
      <w:r>
        <w:t>Bao gồm:</w:t>
      </w:r>
      <w:r w:rsidR="001B621D">
        <w:t xml:space="preserve"> Bám đuôi, Báo sắp hết pin, Nghỉ, Tìm, Theo dõi thời gian, Hiển thị các bộ phận hoạt động đúng, Log</w:t>
      </w:r>
    </w:p>
    <w:p xmlns:wp14="http://schemas.microsoft.com/office/word/2010/wordml" w:rsidRPr="009A3D4F" w:rsidR="001B621D" w:rsidP="001B621D" w:rsidRDefault="001B621D" w14:paraId="59D76582" wp14:textId="77777777">
      <w:pPr>
        <w:ind w:left="576"/>
      </w:pPr>
      <w:r>
        <w:t>Giá thành đã bao gồm kiểm thử và Triển khai – Theo dõi</w:t>
      </w:r>
    </w:p>
    <w:p xmlns:wp14="http://schemas.microsoft.com/office/word/2010/wordml" w:rsidR="00B80607" w:rsidRDefault="002E1A86" w14:paraId="23AD6649" wp14:textId="77777777">
      <w:pPr>
        <w:pStyle w:val="Heading2"/>
        <w:numPr>
          <w:ilvl w:val="1"/>
          <w:numId w:val="2"/>
        </w:numPr>
      </w:pPr>
      <w:bookmarkStart w:name="_2jxsxqh" w:id="120"/>
      <w:bookmarkEnd w:id="120"/>
      <w:r>
        <w:t>Ước lượng cách thức triển khai/cài đặt</w:t>
      </w:r>
    </w:p>
    <w:p xmlns:wp14="http://schemas.microsoft.com/office/word/2010/wordml" w:rsidRPr="001B621D" w:rsidR="001B621D" w:rsidP="001B621D" w:rsidRDefault="001B621D" w14:paraId="3A0FF5F2" wp14:textId="77777777">
      <w:pPr>
        <w:ind w:left="432"/>
      </w:pPr>
    </w:p>
    <w:p xmlns:wp14="http://schemas.microsoft.com/office/word/2010/wordml" w:rsidRPr="00DD4151" w:rsidR="00C44E09" w:rsidP="00DD4151" w:rsidRDefault="002E1A86" w14:paraId="454C4518" wp14:textId="77777777">
      <w:pPr>
        <w:pStyle w:val="Heading1"/>
        <w:numPr>
          <w:ilvl w:val="0"/>
          <w:numId w:val="2"/>
        </w:numPr>
        <w:rPr>
          <w:i/>
        </w:rPr>
      </w:pPr>
      <w:bookmarkStart w:name="_z337ya" w:id="121"/>
      <w:bookmarkEnd w:id="121"/>
      <w:r>
        <w:t>Ước lượng giá thành</w:t>
      </w:r>
    </w:p>
    <w:p xmlns:wp14="http://schemas.microsoft.com/office/word/2010/wordml" w:rsidR="00C44E09" w:rsidP="00C44E09" w:rsidRDefault="002E1A86" w14:paraId="52B4FC2E" wp14:textId="77777777">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xmlns:wp14="http://schemas.microsoft.com/office/word/2010/wordml" w:rsidR="00C44E09" w:rsidP="00C44E09" w:rsidRDefault="00C44E09" w14:paraId="74DA0E0C" wp14:textId="77777777">
      <w:r>
        <w:rPr>
          <w:b/>
          <w:i/>
        </w:rPr>
        <w:tab/>
      </w:r>
      <w:r>
        <w:rPr>
          <w:b/>
          <w:i/>
        </w:rPr>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xmlns:wp14="http://schemas.microsoft.com/office/word/2010/wordml" w:rsidR="00C44E09" w:rsidP="00C44E09" w:rsidRDefault="00C44E09" w14:paraId="4A4760E5" wp14:textId="77777777">
      <w:r>
        <w:tab/>
      </w:r>
      <w:r>
        <w:rPr>
          <w:b/>
        </w:rPr>
        <w:t xml:space="preserve">T </w:t>
      </w:r>
      <w:r>
        <w:t>= L</w:t>
      </w:r>
      <w:r w:rsidR="00EE2FDC">
        <w:t xml:space="preserve"> = 240M </w:t>
      </w:r>
    </w:p>
    <w:p xmlns:wp14="http://schemas.microsoft.com/office/word/2010/wordml" w:rsidR="00C44E09" w:rsidP="00C44E09" w:rsidRDefault="00C44E09" w14:paraId="007B4CFD" wp14:textId="77777777">
      <w:r>
        <w:t>Trong đó,</w:t>
      </w:r>
    </w:p>
    <w:p xmlns:wp14="http://schemas.microsoft.com/office/word/2010/wordml" w:rsidR="00C44E09" w:rsidP="00C44E09" w:rsidRDefault="00EE2FDC" w14:paraId="448D46AC" wp14:textId="77777777">
      <w:r>
        <w:tab/>
      </w:r>
      <w:r>
        <w:t>L: Chi phí phát triển, gồm 4 người, lương tháng 12M/tháng/người, chi phí vận hành, quản lý 3M/tháng/người, thời gian phát triển 4 tháng</w:t>
      </w:r>
    </w:p>
    <w:p xmlns:wp14="http://schemas.microsoft.com/office/word/2010/wordml" w:rsidR="00EE2FDC" w:rsidP="00C44E09" w:rsidRDefault="00EE2FDC" w14:paraId="1D1C2DE6" wp14:textId="77777777">
      <w:r>
        <w:tab/>
      </w:r>
      <w:r>
        <w:t>T: chi phí kiểm thử</w:t>
      </w:r>
    </w:p>
    <w:p xmlns:wp14="http://schemas.microsoft.com/office/word/2010/wordml" w:rsidRPr="00C44E09" w:rsidR="00C61B11" w:rsidRDefault="00C61B11" w14:paraId="5630AD66" wp14:textId="77777777"/>
    <w:p xmlns:wp14="http://schemas.microsoft.com/office/word/2010/wordml" w:rsidR="00B80607" w:rsidRDefault="002E1A86" w14:paraId="4EE31F86" wp14:textId="77777777">
      <w:pPr>
        <w:rPr>
          <w:b/>
          <w:i/>
        </w:rPr>
      </w:pPr>
      <w:r w:rsidRPr="00DD4151">
        <w:rPr>
          <w:b/>
          <w:i/>
        </w:rPr>
        <w:t>Chi phí vận hành, quản lý, hành chính</w:t>
      </w:r>
    </w:p>
    <w:p xmlns:wp14="http://schemas.microsoft.com/office/word/2010/wordml" w:rsidR="00EE2FDC" w:rsidRDefault="00EE2FDC" w14:paraId="6708AE19" wp14:textId="77777777">
      <w:pPr>
        <w:rPr>
          <w:i/>
        </w:rPr>
      </w:pPr>
      <w:r>
        <w:rPr>
          <w:b/>
          <w:i/>
        </w:rPr>
        <w:tab/>
      </w:r>
      <w:r>
        <w:rPr>
          <w:b/>
          <w:i/>
        </w:rPr>
        <w:t xml:space="preserve">V </w:t>
      </w:r>
      <w:r>
        <w:rPr>
          <w:i/>
        </w:rPr>
        <w:t>= 3M/tháng/người x 4 tháng</w:t>
      </w:r>
    </w:p>
    <w:p xmlns:wp14="http://schemas.microsoft.com/office/word/2010/wordml" w:rsidR="00EE2FDC" w:rsidRDefault="00EE2FDC" w14:paraId="5694ECA1" wp14:textId="77777777">
      <w:pPr>
        <w:rPr>
          <w:i/>
        </w:rPr>
      </w:pPr>
      <w:r>
        <w:rPr>
          <w:i/>
        </w:rPr>
        <w:tab/>
      </w:r>
      <w:r>
        <w:rPr>
          <w:i/>
        </w:rPr>
        <w:t>Bao gồm: điện nước, văn phòng, thiết bị.</w:t>
      </w:r>
    </w:p>
    <w:p xmlns:wp14="http://schemas.microsoft.com/office/word/2010/wordml" w:rsidR="00EE2FDC" w:rsidRDefault="00EE2FDC" w14:paraId="2EF943E9" wp14:textId="77777777">
      <w:pPr>
        <w:rPr>
          <w:i/>
        </w:rPr>
      </w:pPr>
      <w:r>
        <w:rPr>
          <w:i/>
        </w:rPr>
        <w:tab/>
      </w:r>
      <w:r>
        <w:rPr>
          <w:i/>
        </w:rPr>
        <w:t>Đã bao gồm trong chi phí phát triển</w:t>
      </w:r>
    </w:p>
    <w:p xmlns:wp14="http://schemas.microsoft.com/office/word/2010/wordml" w:rsidRPr="00EE2FDC" w:rsidR="00EE2FDC" w:rsidRDefault="00EE2FDC" w14:paraId="61829076" wp14:textId="77777777">
      <w:pPr>
        <w:rPr>
          <w:i/>
        </w:rPr>
      </w:pPr>
    </w:p>
    <w:p xmlns:wp14="http://schemas.microsoft.com/office/word/2010/wordml" w:rsidR="00B80607" w:rsidRDefault="002E1A86" w14:paraId="3758EBE9" wp14:textId="77777777">
      <w:pPr>
        <w:rPr>
          <w:b/>
          <w:i/>
        </w:rPr>
      </w:pPr>
      <w:r w:rsidRPr="00DD4151">
        <w:rPr>
          <w:b/>
          <w:i/>
        </w:rPr>
        <w:t>Chi phí kính doanh, quảng cáo, tiếp thị</w:t>
      </w:r>
    </w:p>
    <w:p xmlns:wp14="http://schemas.microsoft.com/office/word/2010/wordml" w:rsidR="00C61B11" w:rsidRDefault="00C61B11" w14:paraId="26172DA0" wp14:textId="77777777">
      <w:pPr>
        <w:rPr>
          <w:i/>
        </w:rPr>
      </w:pPr>
      <w:r>
        <w:rPr>
          <w:b/>
          <w:i/>
        </w:rPr>
        <w:tab/>
      </w:r>
      <w:r>
        <w:rPr>
          <w:i/>
        </w:rPr>
        <w:t>Không đáng kể.</w:t>
      </w:r>
    </w:p>
    <w:p xmlns:wp14="http://schemas.microsoft.com/office/word/2010/wordml" w:rsidR="0049120D" w:rsidRDefault="0049120D" w14:paraId="6244A589" wp14:textId="77777777">
      <w:pPr>
        <w:rPr>
          <w:b/>
          <w:i/>
        </w:rPr>
      </w:pPr>
      <w:r>
        <w:rPr>
          <w:b/>
          <w:i/>
        </w:rPr>
        <w:t>Tổng chi phí</w:t>
      </w:r>
    </w:p>
    <w:p xmlns:wp14="http://schemas.microsoft.com/office/word/2010/wordml" w:rsidRPr="0049120D" w:rsidR="0049120D" w:rsidRDefault="0049120D" w14:paraId="5E14FD40" wp14:textId="77777777">
      <w:pPr>
        <w:rPr>
          <w:i/>
        </w:rPr>
      </w:pPr>
      <w:r>
        <w:rPr>
          <w:b/>
          <w:i/>
        </w:rPr>
        <w:tab/>
      </w:r>
      <w:r w:rsidR="00056785">
        <w:rPr>
          <w:b/>
          <w:i/>
        </w:rPr>
        <w:t>P</w:t>
      </w:r>
      <w:r>
        <w:rPr>
          <w:b/>
          <w:i/>
        </w:rPr>
        <w:t xml:space="preserve"> </w:t>
      </w:r>
      <w:r>
        <w:rPr>
          <w:i/>
        </w:rPr>
        <w:t xml:space="preserve">= L + T </w:t>
      </w:r>
      <w:ins w:author="Tran Tung" w:date="2019-05-06T23:04:00Z" w:id="122">
        <w:r w:rsidR="007672B2">
          <w:rPr>
            <w:rFonts w:hint="eastAsia"/>
            <w:i/>
            <w:lang w:eastAsia="ja-JP"/>
          </w:rPr>
          <w:t>+ V</w:t>
        </w:r>
      </w:ins>
      <w:r>
        <w:rPr>
          <w:i/>
        </w:rPr>
        <w:t xml:space="preserve">= </w:t>
      </w:r>
      <w:ins w:author="Tran Tung" w:date="2019-05-06T23:04:00Z" w:id="123">
        <w:r w:rsidR="007672B2">
          <w:rPr>
            <w:rFonts w:hint="eastAsia"/>
            <w:b/>
            <w:i/>
            <w:lang w:eastAsia="ja-JP"/>
          </w:rPr>
          <w:t>528</w:t>
        </w:r>
      </w:ins>
      <w:del w:author="Tran Tung" w:date="2019-05-06T23:04:00Z" w:id="124">
        <w:r w:rsidRPr="00DD4151" w:rsidDel="007672B2">
          <w:rPr>
            <w:b/>
            <w:i/>
          </w:rPr>
          <w:delText>480</w:delText>
        </w:r>
      </w:del>
      <w:r w:rsidRPr="00DD4151">
        <w:rPr>
          <w:b/>
          <w:i/>
        </w:rPr>
        <w:t>M</w:t>
      </w:r>
    </w:p>
    <w:p xmlns:wp14="http://schemas.microsoft.com/office/word/2010/wordml" w:rsidRPr="00CA72B5" w:rsidR="00D103E3" w:rsidP="00D103E3" w:rsidRDefault="002E1A86" w14:paraId="51F225E6" wp14:textId="77777777">
      <w:pPr>
        <w:pStyle w:val="Heading1"/>
        <w:numPr>
          <w:ilvl w:val="0"/>
          <w:numId w:val="2"/>
        </w:numPr>
        <w:rPr>
          <w:lang w:eastAsia="ja-JP"/>
        </w:rPr>
      </w:pPr>
      <w:bookmarkStart w:name="_3j2qqm3" w:id="125"/>
      <w:bookmarkEnd w:id="125"/>
      <w:r>
        <w:lastRenderedPageBreak/>
        <w:t>Phân chia các giai đoạn chính</w:t>
      </w:r>
    </w:p>
    <w:p xmlns:wp14="http://schemas.microsoft.com/office/word/2010/wordml" w:rsidRPr="00CA72B5" w:rsidR="00D103E3" w:rsidP="00CA72B5" w:rsidRDefault="003165CA" w14:paraId="2BA226A1" wp14:textId="77777777">
      <w:pPr>
        <w:keepNext/>
        <w:rPr>
          <w:b/>
          <w:i/>
          <w:color w:val="000000"/>
          <w:highlight w:val="white"/>
          <w:lang w:eastAsia="ja-JP"/>
        </w:rPr>
      </w:pPr>
      <w:r>
        <w:rPr>
          <w:b/>
          <w:i/>
          <w:color w:val="000000"/>
          <w:highlight w:val="white"/>
          <w:lang w:eastAsia="ja-JP"/>
        </w:rPr>
        <w:object w:dxaOrig="7725" w:dyaOrig="2340" w14:anchorId="69DAE92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86.65pt;height:117pt" o:ole="" type="#_x0000_t75">
            <v:imagedata o:title="" r:id="rId8"/>
          </v:shape>
          <o:OLEObject Type="Embed" ProgID="Excel.Sheet.12" ShapeID="_x0000_i1025" DrawAspect="Content" ObjectID="_1619898843" r:id="rId9"/>
        </w:object>
      </w:r>
    </w:p>
    <w:p xmlns:wp14="http://schemas.microsoft.com/office/word/2010/wordml" w:rsidR="00B80607" w:rsidRDefault="002E1A86" w14:paraId="30A53A78" wp14:textId="77777777">
      <w:pPr>
        <w:pStyle w:val="Heading1"/>
        <w:numPr>
          <w:ilvl w:val="0"/>
          <w:numId w:val="2"/>
        </w:numPr>
      </w:pPr>
      <w:bookmarkStart w:name="_1y810tw" w:id="126"/>
      <w:bookmarkEnd w:id="126"/>
      <w:r>
        <w:t xml:space="preserve">Phân tích thiết kế </w:t>
      </w:r>
    </w:p>
    <w:p xmlns:wp14="http://schemas.microsoft.com/office/word/2010/wordml" w:rsidR="00B80607" w:rsidRDefault="004077B3" w14:paraId="02EA2F44" wp14:textId="77777777">
      <w:pPr>
        <w:pStyle w:val="Heading2"/>
        <w:numPr>
          <w:ilvl w:val="1"/>
          <w:numId w:val="2"/>
        </w:numPr>
        <w:rPr>
          <w:ins w:author="Khoa Anh" w:date="2019-05-20T17:35:00Z" w:id="127"/>
        </w:rPr>
      </w:pPr>
      <w:bookmarkStart w:name="_4i7ojhp" w:id="128"/>
      <w:bookmarkEnd w:id="128"/>
      <w:ins w:author="Khoa Anh" w:date="2019-05-20T17:45:00Z" w:id="129">
        <w:r>
          <w:rPr>
            <w:noProof/>
          </w:rPr>
          <mc:AlternateContent>
            <mc:Choice Requires="wps">
              <w:drawing>
                <wp:anchor xmlns:wp14="http://schemas.microsoft.com/office/word/2010/wordprocessingDrawing"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xmlns:wp14="http://schemas.microsoft.com/office/word/2010/wordml" w:rsidR="004077B3" w:rsidRDefault="004077B3" w14:paraId="03F6B470" wp14:textId="77777777">
                              <w:ins w:author="Khoa Anh" w:date="2019-05-20T17:45:00Z" w:id="130">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138E56FB">
                <v:shapetype id="_x0000_t202" coordsize="21600,21600" o:spt="202" path="m,l,21600r21600,l21600,xe" w14:anchorId="33EC5DE8">
                  <v:stroke joinstyle="miter"/>
                  <v:path gradientshapeok="t" o:connecttype="rect"/>
                </v:shapetype>
                <v:shape id="_x0000_s1027"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v:textbox>
                    <w:txbxContent>
                      <w:p w:rsidR="004077B3" w:rsidRDefault="004077B3" w14:paraId="421CB03F" wp14:textId="77777777">
                        <w:ins w:author="Khoa Anh" w:date="2019-05-20T17:45:00Z" w:id="131">
                          <w:r>
                            <w:t>Compile</w:t>
                          </w:r>
                        </w:ins>
                      </w:p>
                    </w:txbxContent>
                  </v:textbox>
                  <w10:wrap type="topAndBottom"/>
                </v:shape>
              </w:pict>
            </mc:Fallback>
          </mc:AlternateContent>
        </w:r>
      </w:ins>
      <w:ins w:author="Khoa Anh" w:date="2019-05-20T17:42:00Z" w:id="132">
        <w:r>
          <w:rPr>
            <w:noProof/>
          </w:rPr>
          <mc:AlternateContent>
            <mc:Choice Requires="wps">
              <w:drawing>
                <wp:anchor xmlns:wp14="http://schemas.microsoft.com/office/word/2010/wordprocessingDrawing"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xmlns:wp14="http://schemas.microsoft.com/office/word/2010/wordml" w:rsidR="004077B3" w:rsidRDefault="004077B3" w14:paraId="6C2ADF80" wp14:textId="77777777">
                              <w:ins w:author="Khoa Anh" w:date="2019-05-20T17:43:00Z" w:id="133">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7CBB64A8">
                <v:shape id="_x0000_s1028"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w14:anchorId="637B8BEA">
                  <v:textbox>
                    <w:txbxContent>
                      <w:p w:rsidR="004077B3" w:rsidRDefault="004077B3" w14:paraId="40291624" wp14:textId="77777777">
                        <w:ins w:author="Khoa Anh" w:date="2019-05-20T17:43:00Z" w:id="134">
                          <w:r>
                            <w:t>Qbot</w:t>
                          </w:r>
                        </w:ins>
                      </w:p>
                    </w:txbxContent>
                  </v:textbox>
                  <w10:wrap type="topAndBottom"/>
                </v:shape>
              </w:pict>
            </mc:Fallback>
          </mc:AlternateContent>
        </w:r>
      </w:ins>
      <w:ins w:author="Khoa Anh" w:date="2019-05-20T17:45:00Z" w:id="135">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022FA3EA">
                <v:shapetype id="_x0000_t32" coordsize="21600,21600" o:oned="t" filled="f" o:spt="32" path="m,l21600,21600e" w14:anchorId="057EED24">
                  <v:path fillok="f" arrowok="t" o:connecttype="none"/>
                  <o:lock v:ext="edit" shapetype="t"/>
                </v:shapetype>
                <v:shape id="Straight Arrow Connector 7"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v:stroke endarrow="block"/>
                  <v:shadow on="t" color="black" opacity="24903f" offset="0,.55556mm" origin=",.5"/>
                </v:shape>
              </w:pict>
            </mc:Fallback>
          </mc:AlternateContent>
        </w:r>
        <w:r>
          <w:rPr>
            <w:noProof/>
          </w:rPr>
          <mc:AlternateContent>
            <mc:Choice Requires="wps">
              <w:drawing>
                <wp:anchor xmlns:wp14="http://schemas.microsoft.com/office/word/2010/wordprocessingDrawing" distT="0" distB="0" distL="114300" distR="114300" simplePos="0" relativeHeight="251659264" behindDoc="0" locked="0" layoutInCell="1" allowOverlap="1" wp14:anchorId="7145E8FA" wp14:editId="7777777">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4B197D5F">
                <v:shape id="Straight Arrow Connector 6"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w14:anchorId="14701985">
                  <v:stroke endarrow="block"/>
                  <v:shadow on="t" color="black" opacity="24903f" offset="0,.55556mm" origin=",.5"/>
                </v:shape>
              </w:pict>
            </mc:Fallback>
          </mc:AlternateContent>
        </w:r>
      </w:ins>
      <w:ins w:author="Khoa Anh" w:date="2019-05-20T17:42:00Z" w:id="136">
        <w:r>
          <w:rPr>
            <w:noProof/>
          </w:rPr>
          <mc:AlternateContent>
            <mc:Choice Requires="wps">
              <w:drawing>
                <wp:anchor xmlns:wp14="http://schemas.microsoft.com/office/word/2010/wordprocessingDrawing"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xmlns:wp14="http://schemas.microsoft.com/office/word/2010/wordml" w:rsidR="004077B3" w:rsidRDefault="004077B3" w14:paraId="41F25999" wp14:textId="77777777">
                              <w:pPr>
                                <w:rPr>
                                  <w:ins w:author="Khoa Anh" w:date="2019-05-20T17:44:00Z" w:id="137"/>
                                </w:rPr>
                              </w:pPr>
                              <w:ins w:author="Khoa Anh" w:date="2019-05-20T17:43:00Z" w:id="138">
                                <w:r>
                                  <w:t>WeMake v2.4</w:t>
                                </w:r>
                              </w:ins>
                            </w:p>
                            <w:p xmlns:wp14="http://schemas.microsoft.com/office/word/2010/wordml" w:rsidR="004077B3" w:rsidRDefault="004077B3" w14:paraId="157AA878" wp14:textId="77777777">
                              <w:ins w:author="Khoa Anh" w:date="2019-05-20T17:44:00Z" w:id="139">
                                <w:r>
                                  <w:t>A</w:t>
                                </w:r>
                              </w:ins>
                              <w:ins w:author="Khoa Anh" w:date="2019-05-20T17:45:00Z" w:id="140">
                                <w:r>
                                  <w:t>r</w:t>
                                </w:r>
                              </w:ins>
                              <w:ins w:author="Khoa Anh" w:date="2019-05-20T17:44:00Z" w:id="141">
                                <w:r>
                                  <w:t>duino</w:t>
                                </w:r>
                              </w:ins>
                              <w:ins w:author="Khoa Anh" w:date="2019-05-20T17:45:00Z" w:id="142">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5CAD75D2">
                <v:shape id="_x0000_s1029"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w14:anchorId="14740E5C">
                  <v:textbox>
                    <w:txbxContent>
                      <w:p w:rsidR="004077B3" w:rsidRDefault="004077B3" w14:paraId="17040BF4" wp14:textId="77777777">
                        <w:pPr>
                          <w:rPr>
                            <w:ins w:author="Khoa Anh" w:date="2019-05-20T17:44:00Z" w:id="143"/>
                          </w:rPr>
                        </w:pPr>
                        <w:ins w:author="Khoa Anh" w:date="2019-05-20T17:43:00Z" w:id="144">
                          <w:r>
                            <w:t>WeMake v2.4</w:t>
                          </w:r>
                        </w:ins>
                      </w:p>
                      <w:p w:rsidR="004077B3" w:rsidRDefault="004077B3" w14:paraId="1C9BFA76" wp14:textId="77777777">
                        <w:ins w:author="Khoa Anh" w:date="2019-05-20T17:44:00Z" w:id="145">
                          <w:r>
                            <w:t>A</w:t>
                          </w:r>
                        </w:ins>
                        <w:ins w:author="Khoa Anh" w:date="2019-05-20T17:45:00Z" w:id="146">
                          <w:r>
                            <w:t>r</w:t>
                          </w:r>
                        </w:ins>
                        <w:ins w:author="Khoa Anh" w:date="2019-05-20T17:44:00Z" w:id="147">
                          <w:r>
                            <w:t>duino</w:t>
                          </w:r>
                        </w:ins>
                        <w:ins w:author="Khoa Anh" w:date="2019-05-20T17:45:00Z" w:id="148">
                          <w:r>
                            <w:t xml:space="preserve"> IDE</w:t>
                          </w:r>
                        </w:ins>
                      </w:p>
                    </w:txbxContent>
                  </v:textbox>
                  <w10:wrap type="topAndBottom"/>
                </v:shape>
              </w:pict>
            </mc:Fallback>
          </mc:AlternateContent>
        </w:r>
      </w:ins>
      <w:ins w:author="Khoa Anh" w:date="2019-05-20T17:41:00Z" w:id="149">
        <w:r>
          <w:rPr>
            <w:noProof/>
          </w:rPr>
          <mc:AlternateContent>
            <mc:Choice Requires="wps">
              <w:drawing>
                <wp:anchor xmlns:wp14="http://schemas.microsoft.com/office/word/2010/wordprocessingDrawing" distT="45720" distB="45720" distL="114300" distR="114300" simplePos="0" relativeHeight="251639808" behindDoc="0" locked="0" layoutInCell="1" allowOverlap="1" wp14:anchorId="29D56CC9" wp14:editId="7777777">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xmlns:wp14="http://schemas.microsoft.com/office/word/2010/wordml" w:rsidR="004077B3" w:rsidRDefault="004077B3" w14:paraId="5A1FE332" wp14:textId="77777777">
                              <w:ins w:author="Khoa Anh" w:date="2019-05-20T17:42:00Z" w:id="150">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7E676070">
                <v:shape id="_x0000_s1030"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14:paraId="2450606B" wp14:textId="77777777">
                        <w:ins w:author="Khoa Anh" w:date="2019-05-20T17:42:00Z" w:id="151">
                          <w:r>
                            <w:t>Mã nguồn C++</w:t>
                          </w:r>
                        </w:ins>
                      </w:p>
                    </w:txbxContent>
                  </v:textbox>
                  <w10:wrap type="topAndBottom"/>
                </v:shape>
              </w:pict>
            </mc:Fallback>
          </mc:AlternateContent>
        </w:r>
      </w:ins>
      <w:r w:rsidR="002E1A86">
        <w:t>Mô hình tích hợp phần cứng/phần mềm</w:t>
      </w:r>
    </w:p>
    <w:p xmlns:wp14="http://schemas.microsoft.com/office/word/2010/wordml" w:rsidRPr="001A1634" w:rsidR="004077B3" w:rsidRDefault="004077B3" w14:paraId="17AD93B2" wp14:textId="77777777">
      <w:pPr>
        <w:ind w:left="576"/>
        <w:pPrChange w:author="Khoa Anh" w:date="2019-05-20T17:36:00Z" w:id="152">
          <w:pPr>
            <w:pStyle w:val="Heading2"/>
            <w:numPr>
              <w:ilvl w:val="1"/>
              <w:numId w:val="2"/>
            </w:numPr>
          </w:pPr>
        </w:pPrChange>
      </w:pPr>
    </w:p>
    <w:p xmlns:wp14="http://schemas.microsoft.com/office/word/2010/wordml" w:rsidR="00B80607" w:rsidRDefault="002E1A86" w14:paraId="395FF856" wp14:textId="77777777">
      <w:pPr>
        <w:pStyle w:val="Heading2"/>
        <w:numPr>
          <w:ilvl w:val="1"/>
          <w:numId w:val="2"/>
        </w:numPr>
        <w:rPr>
          <w:ins w:author="Khoa Anh" w:date="2019-05-20T17:35:00Z" w:id="153"/>
        </w:rPr>
      </w:pPr>
      <w:bookmarkStart w:name="_2xcytpi" w:id="154"/>
      <w:bookmarkEnd w:id="154"/>
      <w:r>
        <w:t>Giao diện</w:t>
      </w:r>
    </w:p>
    <w:p xmlns:wp14="http://schemas.microsoft.com/office/word/2010/wordml" w:rsidR="002E2D8B" w:rsidRDefault="00F362C0" w14:paraId="5865A9E3" wp14:textId="77777777">
      <w:pPr>
        <w:rPr>
          <w:ins w:author="Khoa Anh" w:date="2019-05-20T17:56:00Z" w:id="155"/>
        </w:rPr>
        <w:pPrChange w:author="Khoa Anh" w:date="2019-05-20T17:58:00Z" w:id="156">
          <w:pPr>
            <w:pStyle w:val="ListParagraph"/>
            <w:numPr>
              <w:numId w:val="28"/>
            </w:numPr>
            <w:ind w:left="936" w:hanging="360"/>
          </w:pPr>
        </w:pPrChange>
      </w:pPr>
      <w:ins w:author="Khoa Anh" w:date="2019-05-20T17:58:00Z" w:id="157">
        <w:r>
          <w:rPr>
            <w:noProof/>
          </w:rPr>
          <w:t xml:space="preserve"> </w:t>
        </w:r>
      </w:ins>
      <w:ins w:author="Khoa Anh" w:date="2019-05-20T17:50:00Z" w:id="158">
        <w:r w:rsidR="002E2D8B">
          <w:rPr>
            <w:noProof/>
          </w:rPr>
          <w:drawing>
            <wp:anchor xmlns:wp14="http://schemas.microsoft.com/office/word/2010/wordprocessingDrawing" distT="0" distB="0" distL="114300" distR="114300" simplePos="0" relativeHeight="251669504" behindDoc="0" locked="0" layoutInCell="1" allowOverlap="1" wp14:anchorId="16A1B5DF" wp14:editId="7777777">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xmlns:wp14="http://schemas.microsoft.com/office/word/2010/wordml" w:rsidR="00F362C0" w:rsidP="00F362C0" w:rsidRDefault="00F362C0" w14:paraId="24F042CB" wp14:textId="77777777">
      <w:pPr>
        <w:pStyle w:val="Heading2"/>
        <w:numPr>
          <w:ilvl w:val="2"/>
          <w:numId w:val="2"/>
        </w:numPr>
        <w:ind w:hanging="294"/>
        <w:rPr>
          <w:ins w:author="Khoa Anh" w:date="2019-05-20T17:58:00Z" w:id="159"/>
        </w:rPr>
      </w:pPr>
      <w:ins w:author="Khoa Anh" w:date="2019-05-20T18:03:00Z" w:id="160">
        <w:r>
          <w:rPr>
            <w:noProof/>
          </w:rPr>
          <w:drawing>
            <wp:anchor xmlns:wp14="http://schemas.microsoft.com/office/word/2010/wordprocessingDrawing" distT="0" distB="0" distL="114300" distR="114300" simplePos="0" relativeHeight="251674624" behindDoc="1" locked="0" layoutInCell="1" allowOverlap="1" wp14:anchorId="655A130C" wp14:editId="7777777">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author="Khoa Anh" w:date="2019-05-20T17:57:00Z" w:id="161">
        <w:r w:rsidRPr="00F362C0">
          <w:rPr/>
          <w:t xml:space="preserve">Đầu vào </w:t>
        </w:r>
        <w:r>
          <w:rPr/>
          <w:t>–</w:t>
        </w:r>
        <w:r w:rsidRPr="00F362C0">
          <w:rPr/>
          <w:t xml:space="preserve"> Input</w:t>
        </w:r>
      </w:ins>
    </w:p>
    <w:p xmlns:wp14="http://schemas.microsoft.com/office/word/2010/wordml" w:rsidR="00F362C0" w:rsidP="00F362C0" w:rsidRDefault="00F362C0" w14:paraId="3A04CCDF" wp14:textId="77777777">
      <w:pPr>
        <w:ind w:left="720"/>
        <w:rPr>
          <w:ins w:author="Khoa Anh" w:date="2019-05-20T18:04:00Z" w:id="162"/>
        </w:rPr>
      </w:pPr>
      <w:ins w:author="Khoa Anh" w:date="2019-05-20T17:58:00Z" w:id="163">
        <w:r>
          <w:t xml:space="preserve">Sử dụng Ultrasonic sensor (Hình 7.1) </w:t>
        </w:r>
      </w:ins>
    </w:p>
    <w:p xmlns:wp14="http://schemas.microsoft.com/office/word/2010/wordml" w:rsidR="00F362C0" w:rsidP="00F362C0" w:rsidRDefault="00F362C0" w14:paraId="69985071" wp14:textId="77777777">
      <w:pPr>
        <w:ind w:left="720"/>
        <w:rPr>
          <w:ins w:author="Khoa Anh" w:date="2019-05-20T18:02:00Z" w:id="164"/>
        </w:rPr>
      </w:pPr>
      <w:ins w:author="Khoa Anh" w:date="2019-05-20T17:58:00Z" w:id="165">
        <w:r>
          <w:t xml:space="preserve">để </w:t>
        </w:r>
      </w:ins>
      <w:ins w:author="Khoa Anh" w:date="2019-05-20T17:59:00Z" w:id="166">
        <w:r>
          <w:t>xác định</w:t>
        </w:r>
      </w:ins>
      <w:ins w:author="Khoa Anh" w:date="2019-05-20T17:58:00Z" w:id="167">
        <w:r>
          <w:t xml:space="preserve"> </w:t>
        </w:r>
      </w:ins>
      <w:ins w:author="Khoa Anh" w:date="2019-05-20T17:59:00Z" w:id="168">
        <w:r>
          <w:t>khoảng cách tới vật thể phía trước.</w:t>
        </w:r>
      </w:ins>
      <w:ins w:author="Khoa Anh" w:date="2019-05-20T18:03:00Z" w:id="169">
        <w:r w:rsidRPr="00F362C0">
          <w:rPr>
            <w:noProof/>
          </w:rPr>
          <w:t xml:space="preserve"> </w:t>
        </w:r>
      </w:ins>
    </w:p>
    <w:p xmlns:wp14="http://schemas.microsoft.com/office/word/2010/wordml" w:rsidR="00F362C0" w:rsidRDefault="00F362C0" w14:paraId="0DE4B5B7" wp14:textId="77777777">
      <w:pPr>
        <w:ind w:left="720"/>
        <w:rPr>
          <w:ins w:author="Khoa Anh" w:date="2019-05-20T18:02:00Z" w:id="170"/>
        </w:rPr>
      </w:pPr>
    </w:p>
    <w:p xmlns:wp14="http://schemas.microsoft.com/office/word/2010/wordml" w:rsidR="00F362C0" w:rsidP="00F362C0" w:rsidRDefault="00F362C0" w14:paraId="66204FF1" wp14:textId="77777777">
      <w:pPr>
        <w:ind w:left="720"/>
        <w:jc w:val="center"/>
        <w:rPr>
          <w:ins w:author="Khoa Anh" w:date="2019-05-20T18:03:00Z" w:id="171"/>
        </w:rPr>
      </w:pPr>
    </w:p>
    <w:p xmlns:wp14="http://schemas.microsoft.com/office/word/2010/wordml" w:rsidR="00F362C0" w:rsidP="00F362C0" w:rsidRDefault="00F362C0" w14:paraId="2DBF0D7D" wp14:textId="77777777">
      <w:pPr>
        <w:ind w:left="720"/>
        <w:jc w:val="center"/>
        <w:rPr>
          <w:ins w:author="Khoa Anh" w:date="2019-05-20T18:03:00Z" w:id="172"/>
        </w:rPr>
      </w:pPr>
    </w:p>
    <w:p xmlns:wp14="http://schemas.microsoft.com/office/word/2010/wordml" w:rsidR="00F362C0" w:rsidP="00F362C0" w:rsidRDefault="00F362C0" w14:paraId="6B62F1B3" wp14:textId="77777777">
      <w:pPr>
        <w:ind w:left="720"/>
        <w:jc w:val="center"/>
        <w:rPr>
          <w:ins w:author="Khoa Anh" w:date="2019-05-20T18:03:00Z" w:id="173"/>
        </w:rPr>
      </w:pPr>
    </w:p>
    <w:p xmlns:wp14="http://schemas.microsoft.com/office/word/2010/wordml" w:rsidR="00F362C0" w:rsidP="00F362C0" w:rsidRDefault="00F362C0" w14:paraId="02F2C34E" wp14:textId="77777777">
      <w:pPr>
        <w:ind w:left="720"/>
        <w:jc w:val="center"/>
        <w:rPr>
          <w:ins w:author="Khoa Anh" w:date="2019-05-20T18:04:00Z" w:id="174"/>
        </w:rPr>
      </w:pPr>
    </w:p>
    <w:p xmlns:wp14="http://schemas.microsoft.com/office/word/2010/wordml" w:rsidRPr="001A1634" w:rsidR="00F362C0" w:rsidRDefault="00F362C0" w14:paraId="265DA199" wp14:textId="77777777">
      <w:pPr>
        <w:ind w:left="4320" w:firstLine="720"/>
        <w:jc w:val="center"/>
        <w:rPr>
          <w:ins w:author="Khoa Anh" w:date="2019-05-20T17:57:00Z" w:id="175"/>
        </w:rPr>
        <w:pPrChange w:author="Khoa Anh" w:date="2019-05-20T18:04:00Z" w:id="176">
          <w:pPr>
            <w:pStyle w:val="Heading2"/>
            <w:numPr>
              <w:ilvl w:val="2"/>
              <w:numId w:val="2"/>
            </w:numPr>
            <w:ind w:left="720" w:hanging="294"/>
          </w:pPr>
        </w:pPrChange>
      </w:pPr>
      <w:ins w:author="Khoa Anh" w:date="2019-05-20T18:04:00Z" w:id="177">
        <w:r>
          <w:t xml:space="preserve">            Hình 7.1: Ultrasonic sensor</w:t>
        </w:r>
      </w:ins>
    </w:p>
    <w:p xmlns:wp14="http://schemas.microsoft.com/office/word/2010/wordml" w:rsidRPr="00F362C0" w:rsidR="00F362C0" w:rsidRDefault="00F362C0" w14:paraId="50DF6A19" wp14:textId="77777777">
      <w:pPr>
        <w:pStyle w:val="Heading2"/>
        <w:numPr>
          <w:ilvl w:val="2"/>
          <w:numId w:val="2"/>
        </w:numPr>
        <w:ind w:hanging="294"/>
        <w:rPr>
          <w:ins w:author="Khoa Anh" w:date="2019-05-20T17:57:00Z" w:id="178"/>
        </w:rPr>
        <w:pPrChange w:author="Khoa Anh" w:date="2019-05-20T17:57:00Z" w:id="179">
          <w:pPr>
            <w:pStyle w:val="Heading2"/>
            <w:numPr>
              <w:ilvl w:val="1"/>
              <w:numId w:val="2"/>
            </w:numPr>
          </w:pPr>
        </w:pPrChange>
      </w:pPr>
      <w:ins w:author="Khoa Anh" w:date="2019-05-20T17:57:00Z" w:id="180">
        <w:r w:rsidRPr="00F362C0">
          <w:t xml:space="preserve">Đầu </w:t>
        </w:r>
        <w:r>
          <w:t>ra</w:t>
        </w:r>
        <w:r w:rsidRPr="00F362C0">
          <w:t xml:space="preserve"> - </w:t>
        </w:r>
        <w:r>
          <w:t>Output</w:t>
        </w:r>
      </w:ins>
    </w:p>
    <w:p xmlns:wp14="http://schemas.microsoft.com/office/word/2010/wordml" w:rsidR="002E2D8B" w:rsidRDefault="00F362C0" w14:paraId="2FEB1C4F" wp14:textId="77777777">
      <w:pPr>
        <w:ind w:left="720"/>
        <w:rPr>
          <w:ins w:author="Khoa Anh" w:date="2019-05-20T17:56:00Z" w:id="181"/>
        </w:rPr>
        <w:pPrChange w:author="Khoa Anh" w:date="2019-05-20T17:59:00Z" w:id="182">
          <w:pPr>
            <w:pStyle w:val="ListParagraph"/>
            <w:numPr>
              <w:numId w:val="28"/>
            </w:numPr>
            <w:ind w:left="936" w:hanging="360"/>
          </w:pPr>
        </w:pPrChange>
      </w:pPr>
      <w:ins w:author="Khoa Anh" w:date="2019-05-20T17:59:00Z" w:id="183">
        <w:r>
          <w:t>Từ khoảng cách x</w:t>
        </w:r>
      </w:ins>
      <w:ins w:author="Khoa Anh" w:date="2019-05-20T18:00:00Z" w:id="184">
        <w:r>
          <w:t xml:space="preserve">ác định được điều chỉnh tốc </w:t>
        </w:r>
      </w:ins>
      <w:ins w:author="Khoa Anh" w:date="2019-05-20T18:01:00Z" w:id="185">
        <w:r>
          <w:t>độ quay</w:t>
        </w:r>
      </w:ins>
      <w:ins w:author="Khoa Anh" w:date="2019-05-20T18:00:00Z" w:id="186">
        <w:r>
          <w:t xml:space="preserve"> của</w:t>
        </w:r>
      </w:ins>
      <w:ins w:author="Khoa Anh" w:date="2019-05-20T18:01:00Z" w:id="187">
        <w:r>
          <w:t xml:space="preserve"> 2 bánh</w:t>
        </w:r>
      </w:ins>
      <w:ins w:author="Khoa Anh" w:date="2019-05-20T18:00:00Z" w:id="188">
        <w:r>
          <w:t xml:space="preserve"> xe</w:t>
        </w:r>
      </w:ins>
      <w:ins w:author="Khoa Anh" w:date="2019-05-20T18:01:00Z" w:id="189">
        <w:r>
          <w:t>. Từ đó điều chỉnh chuyển động của xe tương ứng với khoảng các thu được.</w:t>
        </w:r>
      </w:ins>
      <w:ins w:author="Khoa Anh" w:date="2019-05-20T18:00:00Z" w:id="190">
        <w:r>
          <w:t xml:space="preserve"> </w:t>
        </w:r>
      </w:ins>
    </w:p>
    <w:p xmlns:wp14="http://schemas.microsoft.com/office/word/2010/wordml" w:rsidRPr="004077B3" w:rsidR="002E2D8B" w:rsidDel="002E2D8B" w:rsidRDefault="002E2D8B" w14:paraId="680A4E5D" wp14:textId="77777777">
      <w:pPr>
        <w:pStyle w:val="ListParagraph"/>
        <w:numPr>
          <w:ilvl w:val="0"/>
          <w:numId w:val="28"/>
        </w:numPr>
        <w:rPr>
          <w:del w:author="Khoa Anh" w:date="2019-05-20T17:56:00Z" w:id="191"/>
          <w:rPrChange w:author="Khoa Anh" w:date="2019-05-20T17:35:00Z" w:id="192">
            <w:rPr>
              <w:del w:author="Khoa Anh" w:date="2019-05-20T17:56:00Z" w:id="193"/>
            </w:rPr>
          </w:rPrChange>
        </w:rPr>
        <w:pPrChange w:author="Khoa Anh" w:date="2019-05-20T17:53:00Z" w:id="194">
          <w:pPr>
            <w:pStyle w:val="Heading2"/>
            <w:numPr>
              <w:ilvl w:val="1"/>
              <w:numId w:val="2"/>
            </w:numPr>
          </w:pPr>
        </w:pPrChange>
      </w:pPr>
    </w:p>
    <w:p xmlns:wp14="http://schemas.microsoft.com/office/word/2010/wordml" w:rsidR="00B80607" w:rsidRDefault="002E1A86" w14:paraId="6BD6B353" wp14:textId="77777777">
      <w:pPr>
        <w:pStyle w:val="Heading2"/>
        <w:numPr>
          <w:ilvl w:val="1"/>
          <w:numId w:val="2"/>
        </w:numPr>
        <w:rPr>
          <w:ins w:author="Khoa Anh" w:date="2019-05-20T17:36:00Z" w:id="195"/>
        </w:rPr>
      </w:pPr>
      <w:bookmarkStart w:name="_1ci93xb" w:id="196"/>
      <w:bookmarkEnd w:id="196"/>
      <w:r>
        <w:t>Cơ sở dữ liệu</w:t>
      </w:r>
    </w:p>
    <w:p xmlns:wp14="http://schemas.microsoft.com/office/word/2010/wordml" w:rsidRPr="001A1634" w:rsidR="004077B3" w:rsidRDefault="002E2D8B" w14:paraId="0C3F2785" wp14:textId="77777777">
      <w:pPr>
        <w:pStyle w:val="ListParagraph"/>
        <w:numPr>
          <w:ilvl w:val="0"/>
          <w:numId w:val="27"/>
        </w:numPr>
        <w:pPrChange w:author="Khoa Anh" w:date="2019-05-20T17:46:00Z" w:id="197">
          <w:pPr>
            <w:pStyle w:val="Heading2"/>
            <w:numPr>
              <w:ilvl w:val="1"/>
              <w:numId w:val="2"/>
            </w:numPr>
          </w:pPr>
        </w:pPrChange>
      </w:pPr>
      <w:ins w:author="Khoa Anh" w:date="2019-05-20T17:47:00Z" w:id="198">
        <w:r>
          <w:t>Không sử dụng</w:t>
        </w:r>
      </w:ins>
    </w:p>
    <w:p xmlns:wp14="http://schemas.microsoft.com/office/word/2010/wordml" w:rsidR="00B80607" w:rsidRDefault="002E1A86" w14:paraId="7FD756F3" wp14:textId="77777777">
      <w:pPr>
        <w:pStyle w:val="Heading2"/>
        <w:numPr>
          <w:ilvl w:val="1"/>
          <w:numId w:val="2"/>
        </w:numPr>
        <w:rPr>
          <w:ins w:author="Khoa Anh" w:date="2019-05-20T17:36:00Z" w:id="199"/>
        </w:rPr>
      </w:pPr>
      <w:bookmarkStart w:name="_3whwml4" w:id="200"/>
      <w:bookmarkEnd w:id="200"/>
      <w:r>
        <w:t>Mạng</w:t>
      </w:r>
    </w:p>
    <w:p xmlns:wp14="http://schemas.microsoft.com/office/word/2010/wordml" w:rsidRPr="001A1634" w:rsidR="004077B3" w:rsidRDefault="002E2D8B" w14:paraId="1BA09BF3" wp14:textId="77777777">
      <w:pPr>
        <w:pStyle w:val="ListParagraph"/>
        <w:numPr>
          <w:ilvl w:val="0"/>
          <w:numId w:val="27"/>
        </w:numPr>
        <w:pPrChange w:author="Khoa Anh" w:date="2019-05-20T17:47:00Z" w:id="201">
          <w:pPr>
            <w:pStyle w:val="Heading2"/>
            <w:numPr>
              <w:ilvl w:val="1"/>
              <w:numId w:val="2"/>
            </w:numPr>
          </w:pPr>
        </w:pPrChange>
      </w:pPr>
      <w:ins w:author="Khoa Anh" w:date="2019-05-20T17:47:00Z" w:id="202">
        <w:r>
          <w:t>Không sử dụng</w:t>
        </w:r>
      </w:ins>
    </w:p>
    <w:p xmlns:wp14="http://schemas.microsoft.com/office/word/2010/wordml" w:rsidR="004077B3" w:rsidP="002E2D8B" w:rsidRDefault="002E1A86" w14:paraId="6F5A8526" wp14:textId="77777777">
      <w:pPr>
        <w:pStyle w:val="Heading2"/>
        <w:numPr>
          <w:ilvl w:val="1"/>
          <w:numId w:val="2"/>
        </w:numPr>
        <w:rPr>
          <w:ins w:author="Khoa Anh" w:date="2019-05-20T17:47:00Z" w:id="203"/>
        </w:rPr>
      </w:pPr>
      <w:bookmarkStart w:name="_2bn6wsx" w:id="204"/>
      <w:bookmarkEnd w:id="204"/>
      <w:r>
        <w:t>Tương tác người dùng</w:t>
      </w:r>
    </w:p>
    <w:p xmlns:wp14="http://schemas.microsoft.com/office/word/2010/wordml" w:rsidR="00C91B91" w:rsidRDefault="00C91B91" w14:paraId="1A7318F1" wp14:textId="77777777">
      <w:pPr>
        <w:pStyle w:val="ListParagraph"/>
        <w:numPr>
          <w:ilvl w:val="0"/>
          <w:numId w:val="27"/>
        </w:numPr>
        <w:rPr>
          <w:ins w:author="Khoa Anh" w:date="2019-05-20T18:06:00Z" w:id="205"/>
        </w:rPr>
        <w:pPrChange w:author="Khoa Anh" w:date="2019-05-20T18:12:00Z" w:id="206">
          <w:pPr>
            <w:ind w:left="576"/>
          </w:pPr>
        </w:pPrChange>
      </w:pPr>
      <w:ins w:author="Khoa Anh" w:date="2019-05-20T18:07:00Z" w:id="207">
        <w:r>
          <w:t xml:space="preserve">Để khởi động robot, </w:t>
        </w:r>
      </w:ins>
      <w:ins w:author="Khoa Anh" w:date="2019-05-20T18:08:00Z" w:id="208">
        <w:r>
          <w:t xml:space="preserve">chuyển công tắc phía sau robot sang ON. </w:t>
        </w:r>
      </w:ins>
      <w:ins w:author="Khoa Anh" w:date="2019-05-20T18:06:00Z" w:id="209">
        <w:r w:rsidR="00F362C0">
          <w:t>Khi người dùng khởi động r</w:t>
        </w:r>
      </w:ins>
      <w:ins w:author="Khoa Anh" w:date="2019-05-20T18:05:00Z" w:id="210">
        <w:r w:rsidR="00F362C0">
          <w:t>obot</w:t>
        </w:r>
      </w:ins>
      <w:ins w:author="Khoa Anh" w:date="2019-05-20T18:06:00Z" w:id="211">
        <w:r w:rsidR="00F362C0">
          <w:t>, robot sẽ</w:t>
        </w:r>
      </w:ins>
      <w:ins w:author="Khoa Anh" w:date="2019-05-20T18:05:00Z" w:id="212">
        <w:r w:rsidR="00F362C0">
          <w:t xml:space="preserve"> bắt đầu </w:t>
        </w:r>
      </w:ins>
      <w:ins w:author="Khoa Anh" w:date="2019-05-20T18:06:00Z" w:id="213">
        <w:r w:rsidR="00F362C0">
          <w:t>di chuyển</w:t>
        </w:r>
      </w:ins>
      <w:ins w:author="Khoa Anh" w:date="2019-05-20T18:05:00Z" w:id="214">
        <w:r w:rsidR="00F362C0">
          <w:t xml:space="preserve"> như được lập</w:t>
        </w:r>
      </w:ins>
      <w:ins w:author="Khoa Anh" w:date="2019-05-20T18:06:00Z" w:id="215">
        <w:r w:rsidR="00F362C0">
          <w:t xml:space="preserve"> trình sẵn.</w:t>
        </w:r>
      </w:ins>
    </w:p>
    <w:p xmlns:wp14="http://schemas.microsoft.com/office/word/2010/wordml" w:rsidRPr="001A1634" w:rsidR="00092331" w:rsidRDefault="00C91B91" w14:paraId="30F8848C" wp14:textId="77777777">
      <w:pPr>
        <w:pStyle w:val="ListParagraph"/>
        <w:numPr>
          <w:ilvl w:val="0"/>
          <w:numId w:val="27"/>
        </w:numPr>
        <w:rPr>
          <w:ins w:author="Khoa Anh" w:date="2019-05-20T18:22:00Z" w:id="216"/>
        </w:rPr>
        <w:pPrChange w:author="Khoa Anh" w:date="2019-05-20T19:37:00Z" w:id="217">
          <w:pPr>
            <w:pStyle w:val="Heading2"/>
            <w:numPr>
              <w:ilvl w:val="1"/>
              <w:numId w:val="2"/>
            </w:numPr>
          </w:pPr>
        </w:pPrChange>
      </w:pPr>
      <w:ins w:author="Khoa Anh" w:date="2019-05-20T18:07:00Z" w:id="218">
        <w:r>
          <w:t>Để ngưng hoạt động của robot</w:t>
        </w:r>
      </w:ins>
      <w:ins w:author="Khoa Anh" w:date="2019-05-20T18:08:00Z" w:id="219">
        <w:r>
          <w:t xml:space="preserve">, </w:t>
        </w:r>
      </w:ins>
      <w:ins w:author="Khoa Anh" w:date="2019-05-20T18:09:00Z" w:id="220">
        <w:r>
          <w:t>chuyển công tắc phía sau robot sang OFF.</w:t>
        </w:r>
      </w:ins>
      <w:ins w:author="Khoa Anh" w:date="2019-05-20T19:37:00Z" w:id="221">
        <w:r w:rsidRPr="001A1634" w:rsidR="004F215D">
          <w:t xml:space="preserve"> </w:t>
        </w:r>
      </w:ins>
    </w:p>
    <w:p xmlns:wp14="http://schemas.microsoft.com/office/word/2010/wordml" w:rsidRPr="001A1634" w:rsidR="00092331" w:rsidRDefault="00092331" w14:paraId="19219836" wp14:textId="77777777">
      <w:pPr>
        <w:pPrChange w:author="Khoa Anh" w:date="2019-05-20T18:22:00Z" w:id="222">
          <w:pPr>
            <w:pStyle w:val="Heading2"/>
            <w:numPr>
              <w:ilvl w:val="1"/>
              <w:numId w:val="2"/>
            </w:numPr>
          </w:pPr>
        </w:pPrChange>
      </w:pPr>
    </w:p>
    <w:p xmlns:wp14="http://schemas.microsoft.com/office/word/2010/wordml" w:rsidR="004077B3" w:rsidRDefault="002E1A86" w14:paraId="522C2608" wp14:textId="77777777">
      <w:pPr>
        <w:pStyle w:val="Heading2"/>
        <w:numPr>
          <w:ilvl w:val="1"/>
          <w:numId w:val="2"/>
        </w:numPr>
        <w:rPr>
          <w:ins w:author="Khoa Anh" w:date="2019-05-20T18:13:00Z" w:id="223"/>
        </w:rPr>
        <w:pPrChange w:author="Khoa Anh" w:date="2019-05-20T18:13:00Z" w:id="224">
          <w:pPr>
            <w:ind w:left="576"/>
          </w:pPr>
        </w:pPrChange>
      </w:pPr>
      <w:bookmarkStart w:name="_qsh70q" w:id="225"/>
      <w:bookmarkEnd w:id="225"/>
      <w:r>
        <w:t>Đặc tả giao diện API (interface)</w:t>
      </w:r>
    </w:p>
    <w:p xmlns:wp14="http://schemas.microsoft.com/office/word/2010/wordml" w:rsidR="00B35918" w:rsidRDefault="00B35918" w14:paraId="7374A166" wp14:textId="77777777">
      <w:pPr>
        <w:pStyle w:val="Heading2"/>
        <w:numPr>
          <w:ilvl w:val="2"/>
          <w:numId w:val="2"/>
        </w:numPr>
        <w:ind w:hanging="153"/>
        <w:rPr>
          <w:ins w:author="Khoa Anh" w:date="2019-05-20T18:13:00Z" w:id="226"/>
        </w:rPr>
        <w:pPrChange w:author="Khoa Anh" w:date="2019-05-20T18:13:00Z" w:id="227">
          <w:pPr>
            <w:pStyle w:val="Heading2"/>
            <w:numPr>
              <w:ilvl w:val="1"/>
              <w:numId w:val="2"/>
            </w:numPr>
          </w:pPr>
        </w:pPrChange>
      </w:pPr>
      <w:ins w:author="Khoa Anh" w:date="2019-05-20T18:14:00Z" w:id="228">
        <w:r>
          <w:t>Biểu đồ gói (</w:t>
        </w:r>
      </w:ins>
      <w:ins w:author="Khoa Anh" w:date="2019-05-20T18:21:00Z" w:id="229">
        <w:r>
          <w:t>Package</w:t>
        </w:r>
      </w:ins>
      <w:ins w:author="Khoa Anh" w:date="2019-05-20T18:13:00Z" w:id="230">
        <w:r>
          <w:t xml:space="preserve"> </w:t>
        </w:r>
      </w:ins>
      <w:ins w:author="Khoa Anh" w:date="2019-05-20T18:14:00Z" w:id="231">
        <w:r>
          <w:t>diagram)</w:t>
        </w:r>
      </w:ins>
    </w:p>
    <w:p xmlns:wp14="http://schemas.microsoft.com/office/word/2010/wordml" w:rsidR="00B35918" w:rsidP="004077B3" w:rsidRDefault="00092331" w14:paraId="296FEF7D" wp14:textId="77777777">
      <w:pPr>
        <w:ind w:left="576"/>
        <w:rPr>
          <w:ins w:author="Khoa Anh" w:date="2019-05-20T18:24:00Z" w:id="232"/>
        </w:rPr>
      </w:pPr>
      <w:ins w:author="Khoa Anh" w:date="2019-05-20T18:24:00Z" w:id="233">
        <w:r>
          <w:rPr>
            <w:noProof/>
          </w:rPr>
          <w:drawing>
            <wp:inline xmlns:wp14="http://schemas.microsoft.com/office/word/2010/wordprocessingDrawing" distT="0" distB="0" distL="0" distR="0" wp14:anchorId="6304BFCA" wp14:editId="7777777">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xmlns:wp14="http://schemas.microsoft.com/office/word/2010/wordml" w:rsidR="00092331" w:rsidP="00092331" w:rsidRDefault="00684396" w14:paraId="403F5BAB" wp14:textId="77777777">
      <w:pPr>
        <w:pStyle w:val="Heading2"/>
        <w:numPr>
          <w:ilvl w:val="2"/>
          <w:numId w:val="2"/>
        </w:numPr>
        <w:ind w:hanging="153"/>
        <w:rPr>
          <w:ins w:author="Khoa Anh" w:date="2019-05-20T18:24:00Z" w:id="234"/>
        </w:rPr>
      </w:pPr>
      <w:ins w:author="Khoa Anh" w:date="2019-05-20T19:26:00Z" w:id="235">
        <w:r>
          <w:lastRenderedPageBreak/>
          <w:t>Sơ đồ gọi hàm</w:t>
        </w:r>
      </w:ins>
      <w:ins w:author="Khoa Anh" w:date="2019-05-20T18:24:00Z" w:id="236">
        <w:r w:rsidR="00092331">
          <w:t xml:space="preserve"> (</w:t>
        </w:r>
      </w:ins>
      <w:ins w:author="Khoa Anh" w:date="2019-05-20T19:26:00Z" w:id="237">
        <w:r w:rsidRPr="00684396">
          <w:t>Call graph</w:t>
        </w:r>
      </w:ins>
      <w:ins w:author="Khoa Anh" w:date="2019-05-20T18:24:00Z" w:id="238">
        <w:r w:rsidR="00092331">
          <w:t>)</w:t>
        </w:r>
      </w:ins>
    </w:p>
    <w:p xmlns:wp14="http://schemas.microsoft.com/office/word/2010/wordml" w:rsidR="00092331" w:rsidP="004077B3" w:rsidRDefault="00684396" w14:paraId="7194DBDC" wp14:textId="77777777">
      <w:pPr>
        <w:ind w:left="576"/>
        <w:rPr>
          <w:ins w:author="Khoa Anh" w:date="2019-05-20T19:44:00Z" w:id="239"/>
        </w:rPr>
      </w:pPr>
      <w:ins w:author="Khoa Anh" w:date="2019-05-20T19:37:00Z" w:id="240">
        <w:r>
          <w:rPr>
            <w:noProof/>
          </w:rPr>
          <w:drawing>
            <wp:inline xmlns:wp14="http://schemas.microsoft.com/office/word/2010/wordprocessingDrawing" distT="0" distB="0" distL="0" distR="0" wp14:anchorId="310E58D3" wp14:editId="7777777">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xmlns:wp14="http://schemas.microsoft.com/office/word/2010/wordml" w:rsidR="001421DD" w:rsidP="004077B3" w:rsidRDefault="001421DD" w14:paraId="769D0D3C" wp14:textId="77777777">
      <w:pPr>
        <w:ind w:left="576"/>
        <w:rPr>
          <w:ins w:author="Khoa Anh" w:date="2019-05-20T19:44:00Z" w:id="241"/>
        </w:rPr>
      </w:pPr>
    </w:p>
    <w:p xmlns:wp14="http://schemas.microsoft.com/office/word/2010/wordml" w:rsidR="001421DD" w:rsidP="001421DD" w:rsidRDefault="001421DD" w14:paraId="6F2DD0D6" wp14:textId="77777777">
      <w:pPr>
        <w:pStyle w:val="Heading2"/>
        <w:numPr>
          <w:ilvl w:val="2"/>
          <w:numId w:val="2"/>
        </w:numPr>
        <w:ind w:hanging="153"/>
        <w:rPr>
          <w:ins w:author="Khoa Anh" w:date="2019-05-20T19:45:00Z" w:id="242"/>
        </w:rPr>
      </w:pPr>
      <w:ins w:author="Khoa Anh" w:date="2019-05-20T19:45:00Z" w:id="243">
        <w:r>
          <w:lastRenderedPageBreak/>
          <w:t>Giao diện các hàm</w:t>
        </w:r>
      </w:ins>
    </w:p>
    <w:p xmlns:wp14="http://schemas.microsoft.com/office/word/2010/wordml" w:rsidRPr="001A1634" w:rsidR="001421DD" w:rsidRDefault="001421DD" w14:paraId="1E47FF96" wp14:textId="77777777">
      <w:pPr>
        <w:ind w:left="576"/>
        <w:rPr>
          <w:ins w:author="Khoa Anh" w:date="2019-05-20T19:44:00Z" w:id="244"/>
        </w:rPr>
        <w:pPrChange w:author="Khoa Anh" w:date="2019-05-20T19:45:00Z" w:id="245">
          <w:pPr>
            <w:pStyle w:val="Heading2"/>
            <w:numPr>
              <w:ilvl w:val="2"/>
              <w:numId w:val="2"/>
            </w:numPr>
            <w:ind w:left="720" w:hanging="153"/>
          </w:pPr>
        </w:pPrChange>
      </w:pPr>
      <w:ins w:author="Khoa Anh" w:date="2019-05-20T19:45:00Z" w:id="246">
        <w:r>
          <w:rPr>
            <w:noProof/>
          </w:rPr>
          <mc:AlternateContent>
            <mc:Choice Requires="wps">
              <w:drawing>
                <wp:inline xmlns:wp14="http://schemas.microsoft.com/office/word/2010/wordprocessingDrawing" distT="0" distB="0" distL="0" distR="0" wp14:anchorId="1FE01FD9" wp14:editId="7777777">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xmlns:wp14="http://schemas.microsoft.com/office/word/2010/wordml" w:rsidR="001421DD" w:rsidP="001421DD" w:rsidRDefault="001421DD" w14:paraId="177E91F3" wp14:textId="77777777">
                              <w:pPr>
                                <w:rPr>
                                  <w:ins w:author="Khoa Anh" w:date="2019-05-20T19:46:00Z" w:id="247"/>
                                </w:rPr>
                              </w:pPr>
                              <w:ins w:author="Khoa Anh" w:date="2019-05-20T19:46:00Z" w:id="248">
                                <w:r>
                                  <w:t>// lấy khoảng cách đo được bởi cảm biến siêu âm</w:t>
                                </w:r>
                              </w:ins>
                            </w:p>
                            <w:p xmlns:wp14="http://schemas.microsoft.com/office/word/2010/wordml" w:rsidR="005864AE" w:rsidP="005864AE" w:rsidRDefault="001421DD" w14:paraId="2B3463EB" wp14:textId="77777777">
                              <w:pPr>
                                <w:rPr>
                                  <w:ins w:author="Khoa Anh" w:date="2019-05-20T19:48:00Z" w:id="249"/>
                                </w:rPr>
                              </w:pPr>
                              <w:ins w:author="Khoa Anh" w:date="2019-05-20T19:46:00Z" w:id="250">
                                <w:r>
                                  <w:t xml:space="preserve">unsigned long </w:t>
                                </w:r>
                                <w:proofErr w:type="gramStart"/>
                                <w:r>
                                  <w:t>getDistance(</w:t>
                                </w:r>
                                <w:proofErr w:type="gramEnd"/>
                                <w:r>
                                  <w:t>);</w:t>
                                </w:r>
                              </w:ins>
                            </w:p>
                            <w:p xmlns:wp14="http://schemas.microsoft.com/office/word/2010/wordml" w:rsidR="001421DD" w:rsidP="005864AE" w:rsidRDefault="005864AE" w14:paraId="6F9D0FEE" wp14:textId="77777777">
                              <w:pPr>
                                <w:rPr>
                                  <w:ins w:author="Khoa Anh" w:date="2019-05-20T19:46:00Z" w:id="251"/>
                                </w:rPr>
                              </w:pPr>
                              <w:ins w:author="Khoa Anh" w:date="2019-05-20T19:48:00Z" w:id="252">
                                <w:r>
                                  <w:t>-----------------------------------------------------------------------------------------</w:t>
                                </w:r>
                              </w:ins>
                            </w:p>
                            <w:p xmlns:wp14="http://schemas.microsoft.com/office/word/2010/wordml" w:rsidR="001421DD" w:rsidP="001421DD" w:rsidRDefault="001421DD" w14:paraId="540827D3" wp14:textId="77777777">
                              <w:pPr>
                                <w:rPr>
                                  <w:ins w:author="Khoa Anh" w:date="2019-05-20T19:47:00Z" w:id="253"/>
                                </w:rPr>
                              </w:pPr>
                              <w:ins w:author="Khoa Anh" w:date="2019-05-20T19:47:00Z" w:id="254">
                                <w:r>
                                  <w:t>// Trả về khoảng cách tới vật gần nhất</w:t>
                                </w:r>
                              </w:ins>
                            </w:p>
                            <w:p xmlns:wp14="http://schemas.microsoft.com/office/word/2010/wordml" w:rsidR="005864AE" w:rsidP="005864AE" w:rsidRDefault="001421DD" w14:paraId="68B97B78" wp14:textId="77777777">
                              <w:pPr>
                                <w:rPr>
                                  <w:ins w:author="Khoa Anh" w:date="2019-05-20T19:49:00Z" w:id="255"/>
                                </w:rPr>
                              </w:pPr>
                              <w:ins w:author="Khoa Anh" w:date="2019-05-20T19:47:00Z" w:id="256">
                                <w:r>
                                  <w:t xml:space="preserve">unsigned long </w:t>
                                </w:r>
                                <w:proofErr w:type="gramStart"/>
                                <w:r>
                                  <w:t>measureDistance(</w:t>
                                </w:r>
                                <w:proofErr w:type="gramEnd"/>
                                <w:r>
                                  <w:t>);</w:t>
                                </w:r>
                              </w:ins>
                            </w:p>
                            <w:p xmlns:wp14="http://schemas.microsoft.com/office/word/2010/wordml" w:rsidR="005864AE" w:rsidP="005864AE" w:rsidRDefault="005864AE" w14:paraId="5C8DFBD3" wp14:textId="77777777">
                              <w:pPr>
                                <w:rPr>
                                  <w:ins w:author="Khoa Anh" w:date="2019-05-20T19:49:00Z" w:id="257"/>
                                </w:rPr>
                              </w:pPr>
                              <w:ins w:author="Khoa Anh" w:date="2019-05-20T19:49:00Z" w:id="258">
                                <w:r>
                                  <w:t>-----------------------------------------------------------------------------------------</w:t>
                                </w:r>
                              </w:ins>
                            </w:p>
                            <w:p xmlns:wp14="http://schemas.microsoft.com/office/word/2010/wordml" w:rsidR="005864AE" w:rsidP="005864AE" w:rsidRDefault="005864AE" w14:paraId="69B09271" wp14:textId="77777777">
                              <w:pPr>
                                <w:rPr>
                                  <w:ins w:author="Khoa Anh" w:date="2019-05-20T19:49:00Z" w:id="259"/>
                                </w:rPr>
                              </w:pPr>
                              <w:ins w:author="Khoa Anh" w:date="2019-05-20T19:49:00Z" w:id="260">
                                <w:r>
                                  <w:t>// Xoay xe để tìm kiếm vật</w:t>
                                </w:r>
                              </w:ins>
                            </w:p>
                            <w:p xmlns:wp14="http://schemas.microsoft.com/office/word/2010/wordml" w:rsidR="005864AE" w:rsidP="005864AE" w:rsidRDefault="005864AE" w14:paraId="35E6D03D" wp14:textId="77777777">
                              <w:pPr>
                                <w:rPr>
                                  <w:ins w:author="Khoa Anh" w:date="2019-05-20T19:48:00Z" w:id="261"/>
                                </w:rPr>
                              </w:pPr>
                              <w:ins w:author="Khoa Anh" w:date="2019-05-20T19:49:00Z" w:id="262">
                                <w:r>
                                  <w:t xml:space="preserve">boolean </w:t>
                                </w:r>
                                <w:proofErr w:type="gramStart"/>
                                <w:r>
                                  <w:t>detectObject(</w:t>
                                </w:r>
                                <w:proofErr w:type="gramEnd"/>
                                <w:r>
                                  <w:t>);</w:t>
                                </w:r>
                              </w:ins>
                            </w:p>
                            <w:p xmlns:wp14="http://schemas.microsoft.com/office/word/2010/wordml" w:rsidR="005864AE" w:rsidP="005864AE" w:rsidRDefault="005864AE" w14:paraId="3B43AE60" wp14:textId="77777777">
                              <w:pPr>
                                <w:rPr>
                                  <w:ins w:author="Khoa Anh" w:date="2019-05-20T19:47:00Z" w:id="263"/>
                                </w:rPr>
                              </w:pPr>
                              <w:ins w:author="Khoa Anh" w:date="2019-05-20T19:48:00Z" w:id="264">
                                <w:r>
                                  <w:t>-----------------------------------------------------------------------------------------</w:t>
                                </w:r>
                              </w:ins>
                            </w:p>
                            <w:p xmlns:wp14="http://schemas.microsoft.com/office/word/2010/wordml" w:rsidR="005864AE" w:rsidP="005864AE" w:rsidRDefault="005864AE" w14:paraId="48D9F82C" wp14:textId="77777777">
                              <w:pPr>
                                <w:rPr>
                                  <w:ins w:author="Khoa Anh" w:date="2019-05-20T19:47:00Z" w:id="265"/>
                                </w:rPr>
                              </w:pPr>
                              <w:ins w:author="Khoa Anh" w:date="2019-05-20T19:47:00Z" w:id="266">
                                <w:r>
                                  <w:t>// Dừng xe</w:t>
                                </w:r>
                              </w:ins>
                            </w:p>
                            <w:p xmlns:wp14="http://schemas.microsoft.com/office/word/2010/wordml" w:rsidR="005864AE" w:rsidP="005864AE" w:rsidRDefault="005864AE" w14:paraId="1DAE87AC" wp14:textId="77777777">
                              <w:pPr>
                                <w:rPr>
                                  <w:ins w:author="Khoa Anh" w:date="2019-05-20T19:48:00Z" w:id="267"/>
                                </w:rPr>
                              </w:pPr>
                              <w:ins w:author="Khoa Anh" w:date="2019-05-20T19:47:00Z" w:id="268">
                                <w:r>
                                  <w:t xml:space="preserve">void </w:t>
                                </w:r>
                                <w:proofErr w:type="gramStart"/>
                                <w:r>
                                  <w:t>stopMoving(</w:t>
                                </w:r>
                                <w:proofErr w:type="gramEnd"/>
                                <w:r>
                                  <w:t>);</w:t>
                                </w:r>
                              </w:ins>
                            </w:p>
                            <w:p xmlns:wp14="http://schemas.microsoft.com/office/word/2010/wordml" w:rsidR="005864AE" w:rsidP="005864AE" w:rsidRDefault="005864AE" w14:paraId="25DE9DD6" wp14:textId="77777777">
                              <w:pPr>
                                <w:rPr>
                                  <w:ins w:author="Khoa Anh" w:date="2019-05-20T19:47:00Z" w:id="269"/>
                                </w:rPr>
                              </w:pPr>
                              <w:ins w:author="Khoa Anh" w:date="2019-05-20T19:48:00Z" w:id="270">
                                <w:r>
                                  <w:t>-----------------------------------------------------------------------------------------</w:t>
                                </w:r>
                              </w:ins>
                            </w:p>
                            <w:p xmlns:wp14="http://schemas.microsoft.com/office/word/2010/wordml" w:rsidR="005864AE" w:rsidP="005864AE" w:rsidRDefault="005864AE" w14:paraId="24740C98" wp14:textId="77777777">
                              <w:pPr>
                                <w:rPr>
                                  <w:ins w:author="Khoa Anh" w:date="2019-05-20T19:47:00Z" w:id="271"/>
                                </w:rPr>
                              </w:pPr>
                              <w:ins w:author="Khoa Anh" w:date="2019-05-20T19:47:00Z" w:id="272">
                                <w:r>
                                  <w:t>// Tiến lên trước</w:t>
                                </w:r>
                              </w:ins>
                            </w:p>
                            <w:p xmlns:wp14="http://schemas.microsoft.com/office/word/2010/wordml" w:rsidR="005864AE" w:rsidP="005864AE" w:rsidRDefault="005864AE" w14:paraId="098D9B0C" wp14:textId="77777777">
                              <w:pPr>
                                <w:rPr>
                                  <w:ins w:author="Khoa Anh" w:date="2019-05-20T19:47:00Z" w:id="273"/>
                                </w:rPr>
                              </w:pPr>
                              <w:ins w:author="Khoa Anh" w:date="2019-05-20T19:47:00Z" w:id="274">
                                <w:r>
                                  <w:t>// params: speed tốc độ quay của bánh xe (vòng/phút)</w:t>
                                </w:r>
                              </w:ins>
                            </w:p>
                            <w:p xmlns:wp14="http://schemas.microsoft.com/office/word/2010/wordml" w:rsidR="005864AE" w:rsidP="005864AE" w:rsidRDefault="005864AE" w14:paraId="3E033E22" wp14:textId="77777777">
                              <w:pPr>
                                <w:rPr>
                                  <w:ins w:author="Khoa Anh" w:date="2019-05-20T19:48:00Z" w:id="275"/>
                                </w:rPr>
                              </w:pPr>
                              <w:ins w:author="Khoa Anh" w:date="2019-05-20T19:47:00Z" w:id="276">
                                <w:r>
                                  <w:t xml:space="preserve">void </w:t>
                                </w:r>
                                <w:proofErr w:type="gramStart"/>
                                <w:r>
                                  <w:t>moveForward(</w:t>
                                </w:r>
                                <w:proofErr w:type="gramEnd"/>
                                <w:r>
                                  <w:t>int speed);</w:t>
                                </w:r>
                              </w:ins>
                            </w:p>
                            <w:p xmlns:wp14="http://schemas.microsoft.com/office/word/2010/wordml" w:rsidR="005864AE" w:rsidP="005864AE" w:rsidRDefault="005864AE" w14:paraId="7D8B5CD3" wp14:textId="77777777">
                              <w:pPr>
                                <w:rPr>
                                  <w:ins w:author="Khoa Anh" w:date="2019-05-20T19:47:00Z" w:id="277"/>
                                </w:rPr>
                              </w:pPr>
                              <w:ins w:author="Khoa Anh" w:date="2019-05-20T19:48:00Z" w:id="278">
                                <w:r>
                                  <w:t>-----------------------------------------------------------------------------------------</w:t>
                                </w:r>
                              </w:ins>
                            </w:p>
                            <w:p xmlns:wp14="http://schemas.microsoft.com/office/word/2010/wordml" w:rsidR="005864AE" w:rsidP="005864AE" w:rsidRDefault="005864AE" w14:paraId="503D29CE" wp14:textId="77777777">
                              <w:pPr>
                                <w:rPr>
                                  <w:ins w:author="Khoa Anh" w:date="2019-05-20T19:48:00Z" w:id="279"/>
                                </w:rPr>
                              </w:pPr>
                              <w:ins w:author="Khoa Anh" w:date="2019-05-20T19:48:00Z" w:id="280">
                                <w:r>
                                  <w:t>// Lùi lại</w:t>
                                </w:r>
                              </w:ins>
                            </w:p>
                            <w:p xmlns:wp14="http://schemas.microsoft.com/office/word/2010/wordml" w:rsidR="005864AE" w:rsidP="005864AE" w:rsidRDefault="005864AE" w14:paraId="36EEDA63" wp14:textId="77777777">
                              <w:pPr>
                                <w:rPr>
                                  <w:ins w:author="Khoa Anh" w:date="2019-05-20T19:48:00Z" w:id="281"/>
                                </w:rPr>
                              </w:pPr>
                              <w:ins w:author="Khoa Anh" w:date="2019-05-20T19:48:00Z" w:id="282">
                                <w:r>
                                  <w:t>// params: speed tốc độ quay của bánh xe (vòng/phút)</w:t>
                                </w:r>
                              </w:ins>
                            </w:p>
                            <w:p xmlns:wp14="http://schemas.microsoft.com/office/word/2010/wordml" w:rsidR="005864AE" w:rsidP="005864AE" w:rsidRDefault="005864AE" w14:paraId="484A7D08" wp14:textId="77777777">
                              <w:pPr>
                                <w:rPr>
                                  <w:ins w:author="Khoa Anh" w:date="2019-05-20T19:48:00Z" w:id="283"/>
                                </w:rPr>
                              </w:pPr>
                              <w:ins w:author="Khoa Anh" w:date="2019-05-20T19:48:00Z" w:id="284">
                                <w:r>
                                  <w:t xml:space="preserve">void </w:t>
                                </w:r>
                                <w:proofErr w:type="gramStart"/>
                                <w:r>
                                  <w:t>moveBackward(</w:t>
                                </w:r>
                                <w:proofErr w:type="gramEnd"/>
                                <w:r>
                                  <w:t>int speed);</w:t>
                                </w:r>
                              </w:ins>
                            </w:p>
                            <w:p xmlns:wp14="http://schemas.microsoft.com/office/word/2010/wordml" w:rsidR="005864AE" w:rsidP="005864AE" w:rsidRDefault="005864AE" w14:paraId="7E964599" wp14:textId="77777777">
                              <w:pPr>
                                <w:rPr>
                                  <w:ins w:author="Khoa Anh" w:date="2019-05-20T19:48:00Z" w:id="285"/>
                                </w:rPr>
                              </w:pPr>
                              <w:ins w:author="Khoa Anh" w:date="2019-05-20T19:48:00Z" w:id="286">
                                <w:r>
                                  <w:t>-----------------------------------------------------------------------------------------</w:t>
                                </w:r>
                              </w:ins>
                            </w:p>
                            <w:p xmlns:wp14="http://schemas.microsoft.com/office/word/2010/wordml" w:rsidR="005864AE" w:rsidP="005864AE" w:rsidRDefault="005864AE" w14:paraId="59A61E3E" wp14:textId="77777777">
                              <w:pPr>
                                <w:rPr>
                                  <w:ins w:author="Khoa Anh" w:date="2019-05-20T19:48:00Z" w:id="287"/>
                                </w:rPr>
                              </w:pPr>
                              <w:ins w:author="Khoa Anh" w:date="2019-05-20T19:48:00Z" w:id="288">
                                <w:r>
                                  <w:t>// Xoay trái</w:t>
                                </w:r>
                              </w:ins>
                            </w:p>
                            <w:p xmlns:wp14="http://schemas.microsoft.com/office/word/2010/wordml" w:rsidR="005864AE" w:rsidP="005864AE" w:rsidRDefault="005864AE" w14:paraId="7A76B17F" wp14:textId="77777777">
                              <w:pPr>
                                <w:rPr>
                                  <w:ins w:author="Khoa Anh" w:date="2019-05-20T19:48:00Z" w:id="289"/>
                                </w:rPr>
                              </w:pPr>
                              <w:ins w:author="Khoa Anh" w:date="2019-05-20T19:48:00Z" w:id="290">
                                <w:r>
                                  <w:t>// params: angle góc cần quay</w:t>
                                </w:r>
                              </w:ins>
                            </w:p>
                            <w:p xmlns:wp14="http://schemas.microsoft.com/office/word/2010/wordml" w:rsidR="005864AE" w:rsidP="005864AE" w:rsidRDefault="005864AE" w14:paraId="379AD1A3" wp14:textId="77777777">
                              <w:pPr>
                                <w:rPr>
                                  <w:ins w:author="Khoa Anh" w:date="2019-05-20T19:48:00Z" w:id="291"/>
                                </w:rPr>
                              </w:pPr>
                              <w:ins w:author="Khoa Anh" w:date="2019-05-20T19:48:00Z" w:id="292">
                                <w:r>
                                  <w:t>//         speed tốc độ quay của bánh xe (vòng/phút)</w:t>
                                </w:r>
                              </w:ins>
                            </w:p>
                            <w:p xmlns:wp14="http://schemas.microsoft.com/office/word/2010/wordml" w:rsidR="005864AE" w:rsidP="005864AE" w:rsidRDefault="005864AE" w14:paraId="19D218C9" wp14:textId="77777777">
                              <w:pPr>
                                <w:rPr>
                                  <w:ins w:author="Khoa Anh" w:date="2019-05-20T19:48:00Z" w:id="293"/>
                                </w:rPr>
                              </w:pPr>
                              <w:ins w:author="Khoa Anh" w:date="2019-05-20T19:48:00Z" w:id="294">
                                <w:r>
                                  <w:t xml:space="preserve">void </w:t>
                                </w:r>
                                <w:proofErr w:type="gramStart"/>
                                <w:r>
                                  <w:t>turnLeft(</w:t>
                                </w:r>
                                <w:proofErr w:type="gramEnd"/>
                                <w:r>
                                  <w:t>int angle, int speed);</w:t>
                                </w:r>
                              </w:ins>
                            </w:p>
                            <w:p xmlns:wp14="http://schemas.microsoft.com/office/word/2010/wordml" w:rsidR="005864AE" w:rsidP="005864AE" w:rsidRDefault="005864AE" w14:paraId="2FBA2D41" wp14:textId="77777777">
                              <w:pPr>
                                <w:rPr>
                                  <w:ins w:author="Khoa Anh" w:date="2019-05-20T19:48:00Z" w:id="295"/>
                                </w:rPr>
                              </w:pPr>
                              <w:ins w:author="Khoa Anh" w:date="2019-05-20T19:48:00Z" w:id="296">
                                <w:r>
                                  <w:t>-----------------------------------------------------------------------------------------</w:t>
                                </w:r>
                              </w:ins>
                            </w:p>
                            <w:p xmlns:wp14="http://schemas.microsoft.com/office/word/2010/wordml" w:rsidR="005864AE" w:rsidP="005864AE" w:rsidRDefault="005864AE" w14:paraId="4E91FB7F" wp14:textId="77777777">
                              <w:pPr>
                                <w:rPr>
                                  <w:ins w:author="Khoa Anh" w:date="2019-05-20T19:48:00Z" w:id="297"/>
                                </w:rPr>
                              </w:pPr>
                              <w:ins w:author="Khoa Anh" w:date="2019-05-20T19:48:00Z" w:id="298">
                                <w:r>
                                  <w:t>// Xoay phải</w:t>
                                </w:r>
                              </w:ins>
                            </w:p>
                            <w:p xmlns:wp14="http://schemas.microsoft.com/office/word/2010/wordml" w:rsidR="005864AE" w:rsidP="005864AE" w:rsidRDefault="005864AE" w14:paraId="30300A9F" wp14:textId="77777777">
                              <w:pPr>
                                <w:rPr>
                                  <w:ins w:author="Khoa Anh" w:date="2019-05-20T19:48:00Z" w:id="299"/>
                                </w:rPr>
                              </w:pPr>
                              <w:ins w:author="Khoa Anh" w:date="2019-05-20T19:48:00Z" w:id="300">
                                <w:r>
                                  <w:t>// params: angle góc cần quay</w:t>
                                </w:r>
                              </w:ins>
                            </w:p>
                            <w:p xmlns:wp14="http://schemas.microsoft.com/office/word/2010/wordml" w:rsidR="005864AE" w:rsidP="005864AE" w:rsidRDefault="005864AE" w14:paraId="157CEBAF" wp14:textId="77777777">
                              <w:pPr>
                                <w:rPr>
                                  <w:ins w:author="Khoa Anh" w:date="2019-05-20T19:48:00Z" w:id="301"/>
                                </w:rPr>
                              </w:pPr>
                              <w:ins w:author="Khoa Anh" w:date="2019-05-20T19:48:00Z" w:id="302">
                                <w:r>
                                  <w:t>//         speed tốc độ quay của bánh xe (vòng/phút)</w:t>
                                </w:r>
                              </w:ins>
                            </w:p>
                            <w:p xmlns:wp14="http://schemas.microsoft.com/office/word/2010/wordml" w:rsidR="005864AE" w:rsidP="005864AE" w:rsidRDefault="005864AE" w14:paraId="528CC39D" wp14:textId="77777777">
                              <w:ins w:author="Khoa Anh" w:date="2019-05-20T19:48:00Z" w:id="303">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w14:anchorId="13FB95DA">
                <v:shape id="Text Box 2" style="width:399pt;height:110.6pt;visibility:visible;mso-wrap-style:square;mso-left-percent:-10001;mso-top-percent:-10001;mso-position-horizontal:absolute;mso-position-horizontal-relative:char;mso-position-vertical:absolute;mso-position-vertical-relative:line;mso-left-percent:-10001;mso-top-percent:-10001;v-text-anchor:top" o:spid="_x0000_s103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P="001421DD" w:rsidRDefault="001421DD" w14:paraId="5C576836" wp14:textId="77777777">
                        <w:pPr>
                          <w:rPr>
                            <w:ins w:author="Khoa Anh" w:date="2019-05-20T19:46:00Z" w:id="304"/>
                          </w:rPr>
                        </w:pPr>
                        <w:ins w:author="Khoa Anh" w:date="2019-05-20T19:46:00Z" w:id="305">
                          <w:r>
                            <w:t>// lấy khoảng cách đo được bởi cảm biến siêu âm</w:t>
                          </w:r>
                        </w:ins>
                      </w:p>
                      <w:p w:rsidR="005864AE" w:rsidP="005864AE" w:rsidRDefault="001421DD" w14:paraId="124A2FD7" wp14:textId="77777777">
                        <w:pPr>
                          <w:rPr>
                            <w:ins w:author="Khoa Anh" w:date="2019-05-20T19:48:00Z" w:id="306"/>
                          </w:rPr>
                        </w:pPr>
                        <w:ins w:author="Khoa Anh" w:date="2019-05-20T19:46:00Z" w:id="307">
                          <w:r>
                            <w:t xml:space="preserve">unsigned long </w:t>
                          </w:r>
                          <w:proofErr w:type="gramStart"/>
                          <w:r>
                            <w:t>getDistance(</w:t>
                          </w:r>
                          <w:proofErr w:type="gramEnd"/>
                          <w:r>
                            <w:t>);</w:t>
                          </w:r>
                        </w:ins>
                      </w:p>
                      <w:p w:rsidR="001421DD" w:rsidP="005864AE" w:rsidRDefault="005864AE" w14:paraId="40BFD325" wp14:textId="77777777">
                        <w:pPr>
                          <w:rPr>
                            <w:ins w:author="Khoa Anh" w:date="2019-05-20T19:46:00Z" w:id="308"/>
                          </w:rPr>
                        </w:pPr>
                        <w:ins w:author="Khoa Anh" w:date="2019-05-20T19:48:00Z" w:id="309">
                          <w:r>
                            <w:t>-----------------------------------------------------------------------------------------</w:t>
                          </w:r>
                        </w:ins>
                      </w:p>
                      <w:p w:rsidR="001421DD" w:rsidP="001421DD" w:rsidRDefault="001421DD" w14:paraId="223522AB" wp14:textId="77777777">
                        <w:pPr>
                          <w:rPr>
                            <w:ins w:author="Khoa Anh" w:date="2019-05-20T19:47:00Z" w:id="310"/>
                          </w:rPr>
                        </w:pPr>
                        <w:ins w:author="Khoa Anh" w:date="2019-05-20T19:47:00Z" w:id="311">
                          <w:r>
                            <w:t>// Trả về khoảng cách tới vật gần nhất</w:t>
                          </w:r>
                        </w:ins>
                      </w:p>
                      <w:p w:rsidR="005864AE" w:rsidP="005864AE" w:rsidRDefault="001421DD" w14:paraId="1FD85B77" wp14:textId="77777777">
                        <w:pPr>
                          <w:rPr>
                            <w:ins w:author="Khoa Anh" w:date="2019-05-20T19:49:00Z" w:id="312"/>
                          </w:rPr>
                        </w:pPr>
                        <w:ins w:author="Khoa Anh" w:date="2019-05-20T19:47:00Z" w:id="313">
                          <w:r>
                            <w:t xml:space="preserve">unsigned long </w:t>
                          </w:r>
                          <w:proofErr w:type="gramStart"/>
                          <w:r>
                            <w:t>measureDistance(</w:t>
                          </w:r>
                          <w:proofErr w:type="gramEnd"/>
                          <w:r>
                            <w:t>);</w:t>
                          </w:r>
                        </w:ins>
                      </w:p>
                      <w:p w:rsidR="005864AE" w:rsidP="005864AE" w:rsidRDefault="005864AE" w14:paraId="3BFD55C6" wp14:textId="77777777">
                        <w:pPr>
                          <w:rPr>
                            <w:ins w:author="Khoa Anh" w:date="2019-05-20T19:49:00Z" w:id="314"/>
                          </w:rPr>
                        </w:pPr>
                        <w:ins w:author="Khoa Anh" w:date="2019-05-20T19:49:00Z" w:id="315">
                          <w:r>
                            <w:t>-----------------------------------------------------------------------------------------</w:t>
                          </w:r>
                        </w:ins>
                      </w:p>
                      <w:p w:rsidR="005864AE" w:rsidP="005864AE" w:rsidRDefault="005864AE" w14:paraId="72F105B0" wp14:textId="77777777">
                        <w:pPr>
                          <w:rPr>
                            <w:ins w:author="Khoa Anh" w:date="2019-05-20T19:49:00Z" w:id="316"/>
                          </w:rPr>
                        </w:pPr>
                        <w:ins w:author="Khoa Anh" w:date="2019-05-20T19:49:00Z" w:id="317">
                          <w:r>
                            <w:t>// Xoay xe để tìm kiếm vật</w:t>
                          </w:r>
                        </w:ins>
                      </w:p>
                      <w:p w:rsidR="005864AE" w:rsidP="005864AE" w:rsidRDefault="005864AE" w14:paraId="533AA84A" wp14:textId="77777777">
                        <w:pPr>
                          <w:rPr>
                            <w:ins w:author="Khoa Anh" w:date="2019-05-20T19:48:00Z" w:id="318"/>
                          </w:rPr>
                        </w:pPr>
                        <w:ins w:author="Khoa Anh" w:date="2019-05-20T19:49:00Z" w:id="319">
                          <w:r>
                            <w:t xml:space="preserve">boolean </w:t>
                          </w:r>
                          <w:proofErr w:type="gramStart"/>
                          <w:r>
                            <w:t>detectObject(</w:t>
                          </w:r>
                          <w:proofErr w:type="gramEnd"/>
                          <w:r>
                            <w:t>);</w:t>
                          </w:r>
                        </w:ins>
                      </w:p>
                      <w:p w:rsidR="005864AE" w:rsidP="005864AE" w:rsidRDefault="005864AE" w14:paraId="7823EA52" wp14:textId="77777777">
                        <w:pPr>
                          <w:rPr>
                            <w:ins w:author="Khoa Anh" w:date="2019-05-20T19:47:00Z" w:id="320"/>
                          </w:rPr>
                        </w:pPr>
                        <w:ins w:author="Khoa Anh" w:date="2019-05-20T19:48:00Z" w:id="321">
                          <w:r>
                            <w:t>-----------------------------------------------------------------------------------------</w:t>
                          </w:r>
                        </w:ins>
                      </w:p>
                      <w:p w:rsidR="005864AE" w:rsidP="005864AE" w:rsidRDefault="005864AE" w14:paraId="1E1CF605" wp14:textId="77777777">
                        <w:pPr>
                          <w:rPr>
                            <w:ins w:author="Khoa Anh" w:date="2019-05-20T19:47:00Z" w:id="322"/>
                          </w:rPr>
                        </w:pPr>
                        <w:ins w:author="Khoa Anh" w:date="2019-05-20T19:47:00Z" w:id="323">
                          <w:r>
                            <w:t>// Dừng xe</w:t>
                          </w:r>
                        </w:ins>
                      </w:p>
                      <w:p w:rsidR="005864AE" w:rsidP="005864AE" w:rsidRDefault="005864AE" w14:paraId="61519462" wp14:textId="77777777">
                        <w:pPr>
                          <w:rPr>
                            <w:ins w:author="Khoa Anh" w:date="2019-05-20T19:48:00Z" w:id="324"/>
                          </w:rPr>
                        </w:pPr>
                        <w:ins w:author="Khoa Anh" w:date="2019-05-20T19:47:00Z" w:id="325">
                          <w:r>
                            <w:t xml:space="preserve">void </w:t>
                          </w:r>
                          <w:proofErr w:type="gramStart"/>
                          <w:r>
                            <w:t>stopMoving(</w:t>
                          </w:r>
                          <w:proofErr w:type="gramEnd"/>
                          <w:r>
                            <w:t>);</w:t>
                          </w:r>
                        </w:ins>
                      </w:p>
                      <w:p w:rsidR="005864AE" w:rsidP="005864AE" w:rsidRDefault="005864AE" w14:paraId="75786E39" wp14:textId="77777777">
                        <w:pPr>
                          <w:rPr>
                            <w:ins w:author="Khoa Anh" w:date="2019-05-20T19:47:00Z" w:id="326"/>
                          </w:rPr>
                        </w:pPr>
                        <w:ins w:author="Khoa Anh" w:date="2019-05-20T19:48:00Z" w:id="327">
                          <w:r>
                            <w:t>-----------------------------------------------------------------------------------------</w:t>
                          </w:r>
                        </w:ins>
                      </w:p>
                      <w:p w:rsidR="005864AE" w:rsidP="005864AE" w:rsidRDefault="005864AE" w14:paraId="1877CD1E" wp14:textId="77777777">
                        <w:pPr>
                          <w:rPr>
                            <w:ins w:author="Khoa Anh" w:date="2019-05-20T19:47:00Z" w:id="328"/>
                          </w:rPr>
                        </w:pPr>
                        <w:ins w:author="Khoa Anh" w:date="2019-05-20T19:47:00Z" w:id="329">
                          <w:r>
                            <w:t>// Tiến lên trước</w:t>
                          </w:r>
                        </w:ins>
                      </w:p>
                      <w:p w:rsidR="005864AE" w:rsidP="005864AE" w:rsidRDefault="005864AE" w14:paraId="1CEAD7F3" wp14:textId="77777777">
                        <w:pPr>
                          <w:rPr>
                            <w:ins w:author="Khoa Anh" w:date="2019-05-20T19:47:00Z" w:id="330"/>
                          </w:rPr>
                        </w:pPr>
                        <w:ins w:author="Khoa Anh" w:date="2019-05-20T19:47:00Z" w:id="331">
                          <w:r>
                            <w:t>// params: speed tốc độ quay của bánh xe (vòng/phút)</w:t>
                          </w:r>
                        </w:ins>
                      </w:p>
                      <w:p w:rsidR="005864AE" w:rsidP="005864AE" w:rsidRDefault="005864AE" w14:paraId="04D23307" wp14:textId="77777777">
                        <w:pPr>
                          <w:rPr>
                            <w:ins w:author="Khoa Anh" w:date="2019-05-20T19:48:00Z" w:id="332"/>
                          </w:rPr>
                        </w:pPr>
                        <w:ins w:author="Khoa Anh" w:date="2019-05-20T19:47:00Z" w:id="333">
                          <w:r>
                            <w:t xml:space="preserve">void </w:t>
                          </w:r>
                          <w:proofErr w:type="gramStart"/>
                          <w:r>
                            <w:t>moveForward(</w:t>
                          </w:r>
                          <w:proofErr w:type="gramEnd"/>
                          <w:r>
                            <w:t>int speed);</w:t>
                          </w:r>
                        </w:ins>
                      </w:p>
                      <w:p w:rsidR="005864AE" w:rsidP="005864AE" w:rsidRDefault="005864AE" w14:paraId="7CB15C04" wp14:textId="77777777">
                        <w:pPr>
                          <w:rPr>
                            <w:ins w:author="Khoa Anh" w:date="2019-05-20T19:47:00Z" w:id="334"/>
                          </w:rPr>
                        </w:pPr>
                        <w:ins w:author="Khoa Anh" w:date="2019-05-20T19:48:00Z" w:id="335">
                          <w:r>
                            <w:t>-----------------------------------------------------------------------------------------</w:t>
                          </w:r>
                        </w:ins>
                      </w:p>
                      <w:p w:rsidR="005864AE" w:rsidP="005864AE" w:rsidRDefault="005864AE" w14:paraId="04C96F64" wp14:textId="77777777">
                        <w:pPr>
                          <w:rPr>
                            <w:ins w:author="Khoa Anh" w:date="2019-05-20T19:48:00Z" w:id="336"/>
                          </w:rPr>
                        </w:pPr>
                        <w:ins w:author="Khoa Anh" w:date="2019-05-20T19:48:00Z" w:id="337">
                          <w:r>
                            <w:t>// Lùi lại</w:t>
                          </w:r>
                        </w:ins>
                      </w:p>
                      <w:p w:rsidR="005864AE" w:rsidP="005864AE" w:rsidRDefault="005864AE" w14:paraId="03DA24C0" wp14:textId="77777777">
                        <w:pPr>
                          <w:rPr>
                            <w:ins w:author="Khoa Anh" w:date="2019-05-20T19:48:00Z" w:id="338"/>
                          </w:rPr>
                        </w:pPr>
                        <w:ins w:author="Khoa Anh" w:date="2019-05-20T19:48:00Z" w:id="339">
                          <w:r>
                            <w:t>// params: speed tốc độ quay của bánh xe (vòng/phút)</w:t>
                          </w:r>
                        </w:ins>
                      </w:p>
                      <w:p w:rsidR="005864AE" w:rsidP="005864AE" w:rsidRDefault="005864AE" w14:paraId="21BE4A81" wp14:textId="77777777">
                        <w:pPr>
                          <w:rPr>
                            <w:ins w:author="Khoa Anh" w:date="2019-05-20T19:48:00Z" w:id="340"/>
                          </w:rPr>
                        </w:pPr>
                        <w:ins w:author="Khoa Anh" w:date="2019-05-20T19:48:00Z" w:id="341">
                          <w:r>
                            <w:t xml:space="preserve">void </w:t>
                          </w:r>
                          <w:proofErr w:type="gramStart"/>
                          <w:r>
                            <w:t>moveBackward(</w:t>
                          </w:r>
                          <w:proofErr w:type="gramEnd"/>
                          <w:r>
                            <w:t>int speed);</w:t>
                          </w:r>
                        </w:ins>
                      </w:p>
                      <w:p w:rsidR="005864AE" w:rsidP="005864AE" w:rsidRDefault="005864AE" w14:paraId="43BB245C" wp14:textId="77777777">
                        <w:pPr>
                          <w:rPr>
                            <w:ins w:author="Khoa Anh" w:date="2019-05-20T19:48:00Z" w:id="342"/>
                          </w:rPr>
                        </w:pPr>
                        <w:ins w:author="Khoa Anh" w:date="2019-05-20T19:48:00Z" w:id="343">
                          <w:r>
                            <w:t>-----------------------------------------------------------------------------------------</w:t>
                          </w:r>
                        </w:ins>
                      </w:p>
                      <w:p w:rsidR="005864AE" w:rsidP="005864AE" w:rsidRDefault="005864AE" w14:paraId="6A58E10C" wp14:textId="77777777">
                        <w:pPr>
                          <w:rPr>
                            <w:ins w:author="Khoa Anh" w:date="2019-05-20T19:48:00Z" w:id="344"/>
                          </w:rPr>
                        </w:pPr>
                        <w:ins w:author="Khoa Anh" w:date="2019-05-20T19:48:00Z" w:id="345">
                          <w:r>
                            <w:t>// Xoay trái</w:t>
                          </w:r>
                        </w:ins>
                      </w:p>
                      <w:p w:rsidR="005864AE" w:rsidP="005864AE" w:rsidRDefault="005864AE" w14:paraId="0C0FB17C" wp14:textId="77777777">
                        <w:pPr>
                          <w:rPr>
                            <w:ins w:author="Khoa Anh" w:date="2019-05-20T19:48:00Z" w:id="346"/>
                          </w:rPr>
                        </w:pPr>
                        <w:ins w:author="Khoa Anh" w:date="2019-05-20T19:48:00Z" w:id="347">
                          <w:r>
                            <w:t>// params: angle góc cần quay</w:t>
                          </w:r>
                        </w:ins>
                      </w:p>
                      <w:p w:rsidR="005864AE" w:rsidP="005864AE" w:rsidRDefault="005864AE" w14:paraId="6C4B9161" wp14:textId="77777777">
                        <w:pPr>
                          <w:rPr>
                            <w:ins w:author="Khoa Anh" w:date="2019-05-20T19:48:00Z" w:id="348"/>
                          </w:rPr>
                        </w:pPr>
                        <w:ins w:author="Khoa Anh" w:date="2019-05-20T19:48:00Z" w:id="349">
                          <w:r>
                            <w:t>//         speed tốc độ quay của bánh xe (vòng/phút)</w:t>
                          </w:r>
                        </w:ins>
                      </w:p>
                      <w:p w:rsidR="005864AE" w:rsidP="005864AE" w:rsidRDefault="005864AE" w14:paraId="165300CD" wp14:textId="77777777">
                        <w:pPr>
                          <w:rPr>
                            <w:ins w:author="Khoa Anh" w:date="2019-05-20T19:48:00Z" w:id="350"/>
                          </w:rPr>
                        </w:pPr>
                        <w:ins w:author="Khoa Anh" w:date="2019-05-20T19:48:00Z" w:id="351">
                          <w:r>
                            <w:t xml:space="preserve">void </w:t>
                          </w:r>
                          <w:proofErr w:type="gramStart"/>
                          <w:r>
                            <w:t>turnLeft(</w:t>
                          </w:r>
                          <w:proofErr w:type="gramEnd"/>
                          <w:r>
                            <w:t>int angle, int speed);</w:t>
                          </w:r>
                        </w:ins>
                      </w:p>
                      <w:p w:rsidR="005864AE" w:rsidP="005864AE" w:rsidRDefault="005864AE" w14:paraId="1E9A00B9" wp14:textId="77777777">
                        <w:pPr>
                          <w:rPr>
                            <w:ins w:author="Khoa Anh" w:date="2019-05-20T19:48:00Z" w:id="352"/>
                          </w:rPr>
                        </w:pPr>
                        <w:ins w:author="Khoa Anh" w:date="2019-05-20T19:48:00Z" w:id="353">
                          <w:r>
                            <w:t>-----------------------------------------------------------------------------------------</w:t>
                          </w:r>
                        </w:ins>
                      </w:p>
                      <w:p w:rsidR="005864AE" w:rsidP="005864AE" w:rsidRDefault="005864AE" w14:paraId="6D2F48FB" wp14:textId="77777777">
                        <w:pPr>
                          <w:rPr>
                            <w:ins w:author="Khoa Anh" w:date="2019-05-20T19:48:00Z" w:id="354"/>
                          </w:rPr>
                        </w:pPr>
                        <w:ins w:author="Khoa Anh" w:date="2019-05-20T19:48:00Z" w:id="355">
                          <w:r>
                            <w:t>// Xoay phải</w:t>
                          </w:r>
                        </w:ins>
                      </w:p>
                      <w:p w:rsidR="005864AE" w:rsidP="005864AE" w:rsidRDefault="005864AE" w14:paraId="3619BBA9" wp14:textId="77777777">
                        <w:pPr>
                          <w:rPr>
                            <w:ins w:author="Khoa Anh" w:date="2019-05-20T19:48:00Z" w:id="356"/>
                          </w:rPr>
                        </w:pPr>
                        <w:ins w:author="Khoa Anh" w:date="2019-05-20T19:48:00Z" w:id="357">
                          <w:r>
                            <w:t>// params: angle góc cần quay</w:t>
                          </w:r>
                        </w:ins>
                      </w:p>
                      <w:p w:rsidR="005864AE" w:rsidP="005864AE" w:rsidRDefault="005864AE" w14:paraId="3AD8F648" wp14:textId="77777777">
                        <w:pPr>
                          <w:rPr>
                            <w:ins w:author="Khoa Anh" w:date="2019-05-20T19:48:00Z" w:id="358"/>
                          </w:rPr>
                        </w:pPr>
                        <w:ins w:author="Khoa Anh" w:date="2019-05-20T19:48:00Z" w:id="359">
                          <w:r>
                            <w:t>//         speed tốc độ quay của bánh xe (vòng/phút)</w:t>
                          </w:r>
                        </w:ins>
                      </w:p>
                      <w:p w:rsidR="005864AE" w:rsidP="005864AE" w:rsidRDefault="005864AE" w14:paraId="0CEF6AFC" wp14:textId="77777777">
                        <w:ins w:author="Khoa Anh" w:date="2019-05-20T19:48:00Z" w:id="360">
                          <w:r>
                            <w:t xml:space="preserve">void </w:t>
                          </w:r>
                          <w:proofErr w:type="gramStart"/>
                          <w:r>
                            <w:t>turnRight(</w:t>
                          </w:r>
                          <w:proofErr w:type="gramEnd"/>
                          <w:r>
                            <w:t>int angle, int speed);</w:t>
                          </w:r>
                        </w:ins>
                      </w:p>
                    </w:txbxContent>
                  </v:textbox>
                  <w10:anchorlock/>
                </v:shape>
              </w:pict>
            </mc:Fallback>
          </mc:AlternateContent>
        </w:r>
      </w:ins>
    </w:p>
    <w:p xmlns:wp14="http://schemas.microsoft.com/office/word/2010/wordml" w:rsidR="001421DD" w:rsidP="004077B3" w:rsidRDefault="001421DD" w14:paraId="54CD245A" wp14:textId="77777777">
      <w:pPr>
        <w:ind w:left="576"/>
        <w:rPr>
          <w:ins w:author="Khoa Anh" w:date="2019-05-20T19:39:00Z" w:id="361"/>
        </w:rPr>
      </w:pPr>
    </w:p>
    <w:p xmlns:wp14="http://schemas.microsoft.com/office/word/2010/wordml" w:rsidR="00064143" w:rsidP="004077B3" w:rsidRDefault="00064143" w14:paraId="1231BE67" wp14:textId="77777777">
      <w:pPr>
        <w:ind w:left="576"/>
        <w:rPr>
          <w:ins w:author="Khoa Anh" w:date="2019-05-20T19:39:00Z" w:id="362"/>
        </w:rPr>
      </w:pPr>
    </w:p>
    <w:p xmlns:wp14="http://schemas.microsoft.com/office/word/2010/wordml" w:rsidR="00064143" w:rsidP="004077B3" w:rsidRDefault="00064143" w14:paraId="36FEB5B0" wp14:textId="77777777">
      <w:pPr>
        <w:ind w:left="576"/>
        <w:rPr>
          <w:ins w:author="Khoa Anh" w:date="2019-05-20T19:54:00Z" w:id="363"/>
        </w:rPr>
      </w:pPr>
    </w:p>
    <w:p xmlns:wp14="http://schemas.microsoft.com/office/word/2010/wordml" w:rsidRPr="001A1634" w:rsidR="0084578E" w:rsidRDefault="0084578E" w14:paraId="30D7AA69" wp14:textId="77777777">
      <w:pPr>
        <w:ind w:left="576"/>
        <w:pPrChange w:author="Khoa Anh" w:date="2019-05-20T17:36:00Z" w:id="364">
          <w:pPr>
            <w:pStyle w:val="Heading2"/>
            <w:numPr>
              <w:ilvl w:val="1"/>
              <w:numId w:val="2"/>
            </w:numPr>
          </w:pPr>
        </w:pPrChange>
      </w:pPr>
    </w:p>
    <w:p xmlns:wp14="http://schemas.microsoft.com/office/word/2010/wordml" w:rsidR="00B80607" w:rsidRDefault="002E1A86" w14:paraId="73DCEF49" wp14:textId="77777777">
      <w:pPr>
        <w:pStyle w:val="Heading2"/>
        <w:numPr>
          <w:ilvl w:val="1"/>
          <w:numId w:val="2"/>
        </w:numPr>
        <w:rPr>
          <w:ins w:author="Khoa Anh" w:date="2019-05-20T17:36:00Z" w:id="365"/>
        </w:rPr>
      </w:pPr>
      <w:bookmarkStart w:name="_3as4poj" w:id="366"/>
      <w:bookmarkEnd w:id="366"/>
      <w:r>
        <w:lastRenderedPageBreak/>
        <w:t>Bảo mật</w:t>
      </w:r>
    </w:p>
    <w:p xmlns:wp14="http://schemas.microsoft.com/office/word/2010/wordml" w:rsidRPr="001A1634" w:rsidR="004077B3" w:rsidRDefault="003730CB" w14:paraId="27DEA037" wp14:textId="77777777">
      <w:pPr>
        <w:pStyle w:val="ListParagraph"/>
        <w:numPr>
          <w:ilvl w:val="0"/>
          <w:numId w:val="27"/>
        </w:numPr>
        <w:pPrChange w:author="Khoa Anh" w:date="2019-05-20T19:43:00Z" w:id="367">
          <w:pPr>
            <w:pStyle w:val="Heading2"/>
            <w:numPr>
              <w:ilvl w:val="1"/>
              <w:numId w:val="2"/>
            </w:numPr>
          </w:pPr>
        </w:pPrChange>
      </w:pPr>
      <w:ins w:author="Khoa Anh" w:date="2019-05-20T19:43:00Z" w:id="368">
        <w:r>
          <w:t>Không hỗ trợ</w:t>
        </w:r>
      </w:ins>
    </w:p>
    <w:p xmlns:wp14="http://schemas.microsoft.com/office/word/2010/wordml" w:rsidR="00B80607" w:rsidRDefault="002E1A86" w14:paraId="2D542BA3" wp14:textId="77777777">
      <w:pPr>
        <w:pStyle w:val="Heading2"/>
        <w:numPr>
          <w:ilvl w:val="1"/>
          <w:numId w:val="2"/>
        </w:numPr>
        <w:rPr>
          <w:ins w:author="Khoa Anh" w:date="2019-05-20T17:36:00Z" w:id="369"/>
        </w:rPr>
      </w:pPr>
      <w:bookmarkStart w:name="_1pxezwc" w:id="370"/>
      <w:bookmarkEnd w:id="370"/>
      <w:r>
        <w:t>Sao lưu phục hồi</w:t>
      </w:r>
    </w:p>
    <w:p xmlns:wp14="http://schemas.microsoft.com/office/word/2010/wordml" w:rsidRPr="001A1634" w:rsidR="004077B3" w:rsidRDefault="003730CB" w14:paraId="4F0609C3" wp14:textId="77777777">
      <w:pPr>
        <w:pStyle w:val="ListParagraph"/>
        <w:numPr>
          <w:ilvl w:val="0"/>
          <w:numId w:val="27"/>
        </w:numPr>
        <w:pPrChange w:author="Khoa Anh" w:date="2019-05-20T19:43:00Z" w:id="371">
          <w:pPr>
            <w:pStyle w:val="Heading2"/>
            <w:numPr>
              <w:ilvl w:val="1"/>
              <w:numId w:val="2"/>
            </w:numPr>
          </w:pPr>
        </w:pPrChange>
      </w:pPr>
      <w:ins w:author="Khoa Anh" w:date="2019-05-20T19:43:00Z" w:id="372">
        <w:r>
          <w:t>Không hỗ tr</w:t>
        </w:r>
      </w:ins>
      <w:ins w:author="Khoa Anh" w:date="2019-05-20T19:44:00Z" w:id="373">
        <w:r w:rsidR="003D47D1">
          <w:t>ợ</w:t>
        </w:r>
      </w:ins>
    </w:p>
    <w:p xmlns:wp14="http://schemas.microsoft.com/office/word/2010/wordml" w:rsidR="00B80607" w:rsidRDefault="002E1A86" w14:paraId="216DB08E" wp14:textId="77777777">
      <w:pPr>
        <w:pStyle w:val="Heading2"/>
        <w:numPr>
          <w:ilvl w:val="1"/>
          <w:numId w:val="2"/>
        </w:numPr>
        <w:rPr>
          <w:ins w:author="Khoa Anh" w:date="2019-05-20T19:44:00Z" w:id="374"/>
        </w:rPr>
      </w:pPr>
      <w:bookmarkStart w:name="_49x2ik5" w:id="375"/>
      <w:bookmarkEnd w:id="375"/>
      <w:r>
        <w:t>Chuyển đổi dữ liệu</w:t>
      </w:r>
    </w:p>
    <w:p xmlns:wp14="http://schemas.microsoft.com/office/word/2010/wordml" w:rsidRPr="001A1634" w:rsidR="001421DD" w:rsidDel="003E706E" w:rsidRDefault="001421DD" w14:paraId="6978A73C" wp14:textId="77777777">
      <w:pPr>
        <w:pStyle w:val="ListParagraph"/>
        <w:numPr>
          <w:ilvl w:val="0"/>
          <w:numId w:val="27"/>
        </w:numPr>
        <w:rPr>
          <w:del w:author="Khoa Anh" w:date="2019-05-20T19:54:00Z" w:id="376"/>
        </w:rPr>
        <w:pPrChange w:author="Khoa Anh" w:date="2019-05-20T19:44:00Z" w:id="377">
          <w:pPr>
            <w:pStyle w:val="Heading2"/>
            <w:numPr>
              <w:ilvl w:val="1"/>
              <w:numId w:val="2"/>
            </w:numPr>
          </w:pPr>
        </w:pPrChange>
      </w:pPr>
      <w:ins w:author="Khoa Anh" w:date="2019-05-20T19:44:00Z" w:id="378">
        <w:r>
          <w:t>Không hỗ trợ</w:t>
        </w:r>
      </w:ins>
    </w:p>
    <w:p xmlns:wp14="http://schemas.microsoft.com/office/word/2010/wordml" w:rsidR="00B80607" w:rsidRDefault="00B80607" w14:paraId="7196D064" wp14:textId="77777777">
      <w:pPr>
        <w:pStyle w:val="ListParagraph"/>
        <w:numPr>
          <w:ilvl w:val="0"/>
          <w:numId w:val="27"/>
        </w:numPr>
        <w:pPrChange w:author="Khoa Anh" w:date="2019-05-20T19:54:00Z" w:id="379">
          <w:pPr/>
        </w:pPrChange>
      </w:pPr>
    </w:p>
    <w:p xmlns:wp14="http://schemas.microsoft.com/office/word/2010/wordml" w:rsidR="00B80607" w:rsidRDefault="002E1A86" w14:paraId="71EE7642" wp14:textId="77777777">
      <w:pPr>
        <w:pStyle w:val="Heading1"/>
        <w:numPr>
          <w:ilvl w:val="0"/>
          <w:numId w:val="2"/>
        </w:numPr>
      </w:pPr>
      <w:bookmarkStart w:name="_2p2csry" w:id="380"/>
      <w:bookmarkEnd w:id="380"/>
      <w:r>
        <w:t>Danh mục tài liệu liên quan</w:t>
      </w:r>
    </w:p>
    <w:p xmlns:wp14="http://schemas.microsoft.com/office/word/2010/wordml" w:rsidRPr="00CA72B5" w:rsidR="00B80607" w:rsidRDefault="00CA72B5" w14:paraId="75ED3E2B" wp14:textId="77777777">
      <w:pPr>
        <w:rPr>
          <w:ins w:author="Tran Tung" w:date="2019-05-06T22:55:00Z" w:id="381"/>
          <w:b/>
          <w:lang w:eastAsia="ja-JP"/>
          <w:rPrChange w:author="Tran Tung" w:date="2019-05-06T22:56:00Z" w:id="382">
            <w:rPr>
              <w:ins w:author="Tran Tung" w:date="2019-05-06T22:55:00Z" w:id="383"/>
              <w:lang w:eastAsia="ja-JP"/>
            </w:rPr>
          </w:rPrChange>
        </w:rPr>
      </w:pPr>
      <w:ins w:author="Tran Tung" w:date="2019-05-06T22:55:00Z" w:id="384">
        <w:r w:rsidRPr="00CA72B5">
          <w:rPr>
            <w:b/>
            <w:lang w:eastAsia="ja-JP"/>
            <w:rPrChange w:author="Tran Tung" w:date="2019-05-06T22:56:00Z" w:id="385">
              <w:rPr>
                <w:lang w:eastAsia="ja-JP"/>
              </w:rPr>
            </w:rPrChange>
          </w:rPr>
          <w:t>Tài liệu hướng dẫn sử dụng Qbot:</w:t>
        </w:r>
      </w:ins>
    </w:p>
    <w:p xmlns:wp14="http://schemas.microsoft.com/office/word/2010/wordml" w:rsidR="00CA72B5" w:rsidRDefault="00CA72B5" w14:paraId="59FE48E8" wp14:textId="77777777">
      <w:pPr>
        <w:rPr>
          <w:ins w:author="Tran Tung" w:date="2019-05-06T22:56:00Z" w:id="386"/>
          <w:lang w:eastAsia="ja-JP"/>
        </w:rPr>
      </w:pPr>
      <w:ins w:author="Tran Tung" w:date="2019-05-06T22:56:00Z" w:id="387">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xmlns:wp14="http://schemas.microsoft.com/office/word/2010/wordml" w:rsidR="00CA72B5" w:rsidRDefault="00CA72B5" w14:paraId="34FF1C98" wp14:textId="77777777">
      <w:pPr>
        <w:rPr>
          <w:lang w:eastAsia="ja-JP"/>
        </w:rPr>
      </w:pPr>
    </w:p>
    <w:p xmlns:wp14="http://schemas.microsoft.com/office/word/2010/wordml" w:rsidR="00B80607" w:rsidRDefault="00B80607" w14:paraId="6D072C0D" wp14:textId="77777777"/>
    <w:p xmlns:wp14="http://schemas.microsoft.com/office/word/2010/wordml" w:rsidR="00B80607" w:rsidRDefault="00B80607" w14:paraId="48A21919" wp14:textId="77777777"/>
    <w:p xmlns:wp14="http://schemas.microsoft.com/office/word/2010/wordml" w:rsidR="00B80607" w:rsidRDefault="00B80607" w14:paraId="6BD18F9B" wp14:textId="77777777"/>
    <w:p xmlns:wp14="http://schemas.microsoft.com/office/word/2010/wordml" w:rsidR="00B80607" w:rsidRDefault="00B80607" w14:paraId="238601FE" wp14:textId="77777777"/>
    <w:p xmlns:wp14="http://schemas.microsoft.com/office/word/2010/wordml" w:rsidR="00B80607" w:rsidRDefault="00B80607" w14:paraId="0F3CABC7" wp14:textId="77777777"/>
    <w:p xmlns:wp14="http://schemas.microsoft.com/office/word/2010/wordml" w:rsidR="00B80607" w:rsidRDefault="00B80607" w14:paraId="5B08B5D1" wp14:textId="77777777"/>
    <w:p xmlns:wp14="http://schemas.microsoft.com/office/word/2010/wordml" w:rsidR="00B80607" w:rsidRDefault="00B80607" w14:paraId="16DEB4AB" wp14:textId="77777777"/>
    <w:p xmlns:wp14="http://schemas.microsoft.com/office/word/2010/wordml" w:rsidR="00B80607" w:rsidRDefault="00B80607" w14:paraId="0AD9C6F4" wp14:textId="77777777"/>
    <w:p xmlns:wp14="http://schemas.microsoft.com/office/word/2010/wordml" w:rsidR="00B80607" w:rsidRDefault="00B80607" w14:paraId="4B1F511A" wp14:textId="77777777"/>
    <w:p xmlns:wp14="http://schemas.microsoft.com/office/word/2010/wordml" w:rsidR="00B80607" w:rsidRDefault="00B80607" w14:paraId="65F9C3DC" wp14:textId="77777777"/>
    <w:p xmlns:wp14="http://schemas.microsoft.com/office/word/2010/wordml" w:rsidR="00B80607" w:rsidRDefault="00B80607" w14:paraId="5023141B" wp14:textId="77777777"/>
    <w:p xmlns:wp14="http://schemas.microsoft.com/office/word/2010/wordml" w:rsidR="00B80607" w:rsidRDefault="00B80607" w14:paraId="1F3B1409" wp14:textId="77777777"/>
    <w:p xmlns:wp14="http://schemas.microsoft.com/office/word/2010/wordml" w:rsidR="00B80607" w:rsidRDefault="00B80607" w14:paraId="562C75D1" wp14:textId="77777777">
      <w:pPr>
        <w:pStyle w:val="LO-normal"/>
        <w:sectPr w:rsidR="00B80607">
          <w:sectPrChange w:author="Phan Nguyen Quynh Trang 20153892" w:date="2019-05-20T09:22:44.7370417" w:id="1603076567">
            <w:sectPr w:rsidR="00B80607">
              <w:pgSz w:w="11906" w:h="16838"/>
              <w:pgMar w:top="1138" w:right="1138" w:bottom="1138" w:left="1987" w:header="720" w:footer="720" w:gutter="0"/>
              <w:pgNumType w:start="1"/>
              <w:cols w:space="720"/>
              <w:formProt w:val="0"/>
              <w:titlePg/>
              <w:docGrid w:linePitch="240" w:charSpace="2047"/>
            </w:sectPr>
          </w:sectPrChange>
          <w:headerReference w:type="default" r:id="rId14"/>
          <w:footerReference w:type="default" r:id="rId15"/>
          <w:footerReference w:type="first" r:id="rId16"/>
          <w:pgSz w:w="11906" w:h="16838" w:orient="portrait"/>
          <w:pgMar w:top="1138" w:right="1138" w:bottom="1138" w:left="1987" w:header="720" w:footer="720" w:gutter="0"/>
          <w:pgNumType w:start="1"/>
          <w:cols w:space="720"/>
          <w:formProt w:val="0"/>
          <w:titlePg/>
          <w:docGrid w:linePitch="240" w:charSpace="2047"/>
        </w:sectPr>
      </w:pPr>
    </w:p>
    <w:p xmlns:wp14="http://schemas.microsoft.com/office/word/2010/wordml" w:rsidR="002E1A86" w:rsidP="6B835AAE" w:rsidRDefault="002E1A86" w14:paraId="664355AD" wp14:textId="77777777">
      <w:pPr>
        <w:rPr>
          <w:rFonts w:ascii="Arial" w:hAnsi="Arial" w:eastAsia="Arial" w:cs="Arial"/>
          <w:rPrChange w:author="Phan Nguyen Quynh Trang 20153892" w:date="2019-05-20T17:38:14.8784063" w:id="426814823">
            <w:rPr/>
          </w:rPrChange>
        </w:rPr>
        <w:pPrChange w:author="Phan Nguyen Quynh Trang 20153892" w:date="2019-05-20T17:38:14.8784063" w:id="1011979588">
          <w:pPr/>
        </w:pPrChange>
      </w:pPr>
    </w:p>
    <w:sectPr w:rsidR="002E1A86">
      <w:sectPrChange w:author="Phan Nguyen Quynh Trang 20153892" w:date="2019-05-20T09:22:44.7370417" w:id="353918458">
        <w:sectPr w:rsidR="002E1A86">
          <w:type w:val="continuous"/>
          <w:pgSz w:w="11906" w:h="16838"/>
          <w:pgMar w:top="1138" w:right="1138" w:bottom="1138" w:left="1987" w:header="720" w:footer="720" w:gutter="0"/>
          <w:cols w:space="720"/>
          <w:formProt w:val="0"/>
          <w:docGrid w:linePitch="240" w:charSpace="2047"/>
        </w:sectPr>
      </w:sectPrChange>
      <w:type w:val="continuous"/>
      <w:pgSz w:w="11906" w:h="16838" w:orient="portrait"/>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705779" w:rsidRDefault="00705779" w14:paraId="1A965116" wp14:textId="77777777">
      <w:pPr>
        <w:spacing w:after="0" w:line="240" w:lineRule="auto"/>
      </w:pPr>
      <w:r>
        <w:separator/>
      </w:r>
    </w:p>
  </w:endnote>
  <w:endnote w:type="continuationSeparator" w:id="0">
    <w:p xmlns:wp14="http://schemas.microsoft.com/office/word/2010/wordml" w:rsidR="00705779" w:rsidRDefault="00705779" w14:paraId="7DF4E37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C10E16" w:rsidRDefault="00C10E16" w14:paraId="76E823E8" wp14:textId="77777777">
    <w:pPr>
      <w:keepNext/>
      <w:pBdr>
        <w:top w:val="single" w:color="365F91" w:sz="8" w:space="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xmlns:wp14="http://schemas.microsoft.com/office/word/2010/wordml" w:rsidR="00C10E16" w:rsidRDefault="00C10E16" w14:paraId="6E1831B3" wp14:textId="77777777">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C10E16" w:rsidRDefault="00C10E16" w14:paraId="0FF7EBE6" wp14:textId="77777777">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r>
    <w:r>
      <w:rPr>
        <w:i/>
        <w:color w:val="003366"/>
        <w:shd w:val="clear" w:color="auto" w:fill="FFFFFF"/>
      </w:rPr>
      <w:t>: suite 504, B1 Building, HUST</w:t>
    </w:r>
  </w:p>
  <w:p xmlns:wp14="http://schemas.microsoft.com/office/word/2010/wordml" w:rsidR="00C10E16" w:rsidRDefault="00C10E16" w14:paraId="3B2A738D" wp14:textId="77777777">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r>
    <w:r>
      <w:rPr>
        <w:i/>
        <w:color w:val="003366"/>
        <w:shd w:val="clear" w:color="auto" w:fill="FFFFFF"/>
      </w:rPr>
      <w:t xml:space="preserve">: </w:t>
    </w:r>
  </w:p>
  <w:p xmlns:wp14="http://schemas.microsoft.com/office/word/2010/wordml" w:rsidR="00C10E16" w:rsidRDefault="00C10E16" w14:paraId="6897FAA9" wp14:textId="77777777">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r>
    <w:r>
      <w:rPr>
        <w:i/>
        <w:color w:val="003366"/>
        <w:shd w:val="clear" w:color="auto" w:fill="FFFFFF"/>
      </w:rPr>
      <w:t>: soict.hust.edu.vn</w:t>
    </w:r>
  </w:p>
  <w:p xmlns:wp14="http://schemas.microsoft.com/office/word/2010/wordml" w:rsidR="00C10E16" w:rsidRDefault="00C10E16" w14:paraId="44FB30F8" wp14:textId="77777777">
    <w:pPr>
      <w:keepNext/>
      <w:spacing w:after="0" w:line="240" w:lineRule="auto"/>
      <w:rPr>
        <w:i/>
        <w:color w:val="003366"/>
        <w:shd w:val="clear" w:color="auto" w:fill="FFFFFF"/>
      </w:rPr>
    </w:pPr>
  </w:p>
  <w:p xmlns:wp14="http://schemas.microsoft.com/office/word/2010/wordml" w:rsidR="00C10E16" w:rsidRDefault="00C10E16" w14:paraId="1DA6542E" wp14:textId="77777777">
    <w:pPr>
      <w:keepNext/>
      <w:spacing w:after="0" w:line="240" w:lineRule="auto"/>
      <w:rPr>
        <w:i/>
        <w:color w:val="003366"/>
        <w:shd w:val="clear" w:color="auto" w:fill="FFFFFF"/>
      </w:rPr>
    </w:pPr>
  </w:p>
  <w:p xmlns:wp14="http://schemas.microsoft.com/office/word/2010/wordml" w:rsidR="00C10E16" w:rsidRDefault="00C10E16" w14:paraId="3041E394" wp14:textId="77777777">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705779" w:rsidRDefault="00705779" w14:paraId="722B00AE" wp14:textId="77777777">
      <w:pPr>
        <w:spacing w:after="0" w:line="240" w:lineRule="auto"/>
      </w:pPr>
      <w:r>
        <w:separator/>
      </w:r>
    </w:p>
  </w:footnote>
  <w:footnote w:type="continuationSeparator" w:id="0">
    <w:p xmlns:wp14="http://schemas.microsoft.com/office/word/2010/wordml" w:rsidR="00705779" w:rsidRDefault="00705779" w14:paraId="42C6D796"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C10E16" w:rsidRDefault="00C10E16" w14:paraId="2A9C63B6" wp14:textId="77777777">
    <w:pPr>
      <w:keepNext/>
      <w:pBdr>
        <w:bottom w:val="single" w:color="365F91" w:sz="8" w:space="1"/>
      </w:pBdr>
      <w:tabs>
        <w:tab w:val="left" w:pos="0"/>
        <w:tab w:val="right" w:pos="8784"/>
      </w:tabs>
      <w:spacing w:after="0" w:line="240" w:lineRule="auto"/>
      <w:ind w:right="27"/>
      <w:rPr>
        <w:i/>
        <w:color w:val="951B13"/>
        <w:highlight w:val="white"/>
      </w:rPr>
    </w:pPr>
    <w:r>
      <w:rPr>
        <w:i/>
        <w:color w:val="951B13"/>
        <w:shd w:val="clear" w:color="auto" w:fill="FFFFFF"/>
      </w:rPr>
      <w:tab/>
    </w:r>
    <w:r>
      <w:rPr>
        <w:i/>
        <w:color w:val="951B13"/>
        <w:shd w:val="clear" w:color="auto" w:fill="FFFFFF"/>
      </w:rPr>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hint="default" w:ascii="Tahoma" w:hAnsi="Tahoma" w:eastAsia="Tahoma" w:cs="Tahoma"/>
      </w:rPr>
    </w:lvl>
    <w:lvl w:ilvl="1" w:tplc="04090003" w:tentative="1">
      <w:start w:val="1"/>
      <w:numFmt w:val="bullet"/>
      <w:lvlText w:val="o"/>
      <w:lvlJc w:val="left"/>
      <w:pPr>
        <w:ind w:left="3300" w:hanging="360"/>
      </w:pPr>
      <w:rPr>
        <w:rFonts w:hint="default" w:ascii="Courier New" w:hAnsi="Courier New" w:cs="Courier New"/>
      </w:rPr>
    </w:lvl>
    <w:lvl w:ilvl="2" w:tplc="04090005" w:tentative="1">
      <w:start w:val="1"/>
      <w:numFmt w:val="bullet"/>
      <w:lvlText w:val=""/>
      <w:lvlJc w:val="left"/>
      <w:pPr>
        <w:ind w:left="4020" w:hanging="360"/>
      </w:pPr>
      <w:rPr>
        <w:rFonts w:hint="default" w:ascii="Wingdings" w:hAnsi="Wingdings"/>
      </w:rPr>
    </w:lvl>
    <w:lvl w:ilvl="3" w:tplc="04090001" w:tentative="1">
      <w:start w:val="1"/>
      <w:numFmt w:val="bullet"/>
      <w:lvlText w:val=""/>
      <w:lvlJc w:val="left"/>
      <w:pPr>
        <w:ind w:left="4740" w:hanging="360"/>
      </w:pPr>
      <w:rPr>
        <w:rFonts w:hint="default" w:ascii="Symbol" w:hAnsi="Symbol"/>
      </w:rPr>
    </w:lvl>
    <w:lvl w:ilvl="4" w:tplc="04090003" w:tentative="1">
      <w:start w:val="1"/>
      <w:numFmt w:val="bullet"/>
      <w:lvlText w:val="o"/>
      <w:lvlJc w:val="left"/>
      <w:pPr>
        <w:ind w:left="5460" w:hanging="360"/>
      </w:pPr>
      <w:rPr>
        <w:rFonts w:hint="default" w:ascii="Courier New" w:hAnsi="Courier New" w:cs="Courier New"/>
      </w:rPr>
    </w:lvl>
    <w:lvl w:ilvl="5" w:tplc="04090005" w:tentative="1">
      <w:start w:val="1"/>
      <w:numFmt w:val="bullet"/>
      <w:lvlText w:val=""/>
      <w:lvlJc w:val="left"/>
      <w:pPr>
        <w:ind w:left="6180" w:hanging="360"/>
      </w:pPr>
      <w:rPr>
        <w:rFonts w:hint="default" w:ascii="Wingdings" w:hAnsi="Wingdings"/>
      </w:rPr>
    </w:lvl>
    <w:lvl w:ilvl="6" w:tplc="04090001" w:tentative="1">
      <w:start w:val="1"/>
      <w:numFmt w:val="bullet"/>
      <w:lvlText w:val=""/>
      <w:lvlJc w:val="left"/>
      <w:pPr>
        <w:ind w:left="6900" w:hanging="360"/>
      </w:pPr>
      <w:rPr>
        <w:rFonts w:hint="default" w:ascii="Symbol" w:hAnsi="Symbol"/>
      </w:rPr>
    </w:lvl>
    <w:lvl w:ilvl="7" w:tplc="04090003" w:tentative="1">
      <w:start w:val="1"/>
      <w:numFmt w:val="bullet"/>
      <w:lvlText w:val="o"/>
      <w:lvlJc w:val="left"/>
      <w:pPr>
        <w:ind w:left="7620" w:hanging="360"/>
      </w:pPr>
      <w:rPr>
        <w:rFonts w:hint="default" w:ascii="Courier New" w:hAnsi="Courier New" w:cs="Courier New"/>
      </w:rPr>
    </w:lvl>
    <w:lvl w:ilvl="8" w:tplc="04090005" w:tentative="1">
      <w:start w:val="1"/>
      <w:numFmt w:val="bullet"/>
      <w:lvlText w:val=""/>
      <w:lvlJc w:val="left"/>
      <w:pPr>
        <w:ind w:left="8340" w:hanging="360"/>
      </w:pPr>
      <w:rPr>
        <w:rFonts w:hint="default" w:ascii="Wingdings" w:hAnsi="Wingdings"/>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hint="default" w:ascii="Symbol" w:hAnsi="Symbol"/>
      </w:rPr>
    </w:lvl>
    <w:lvl w:ilvl="1" w:tplc="04090003">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rFonts w:hint="default" w:ascii="Wingdings 2" w:hAnsi="Wingdings 2" w:cs="Wingdings 2"/>
        <w:u w:val="none"/>
      </w:rPr>
    </w:lvl>
    <w:lvl w:ilvl="2">
      <w:start w:val="1"/>
      <w:numFmt w:val="bullet"/>
      <w:lvlText w:val="■"/>
      <w:lvlJc w:val="left"/>
      <w:pPr>
        <w:ind w:left="2160" w:hanging="360"/>
      </w:pPr>
      <w:rPr>
        <w:rFonts w:hint="default" w:ascii="OpenSymbol" w:hAnsi="OpenSymbol" w:cs="OpenSymbol"/>
        <w:u w:val="none"/>
      </w:rPr>
    </w:lvl>
    <w:lvl w:ilvl="3">
      <w:start w:val="1"/>
      <w:numFmt w:val="bullet"/>
      <w:lvlText w:val=""/>
      <w:lvlJc w:val="left"/>
      <w:pPr>
        <w:ind w:left="2880" w:hanging="360"/>
      </w:pPr>
      <w:rPr>
        <w:rFonts w:hint="default" w:ascii="Wingdings" w:hAnsi="Wingdings" w:cs="Wingdings"/>
        <w:u w:val="none"/>
      </w:rPr>
    </w:lvl>
    <w:lvl w:ilvl="4">
      <w:start w:val="1"/>
      <w:numFmt w:val="bullet"/>
      <w:lvlText w:val=""/>
      <w:lvlJc w:val="left"/>
      <w:pPr>
        <w:ind w:left="3600" w:hanging="360"/>
      </w:pPr>
      <w:rPr>
        <w:rFonts w:hint="default" w:ascii="Wingdings 2" w:hAnsi="Wingdings 2" w:cs="Wingdings 2"/>
        <w:u w:val="none"/>
      </w:rPr>
    </w:lvl>
    <w:lvl w:ilvl="5">
      <w:start w:val="1"/>
      <w:numFmt w:val="bullet"/>
      <w:lvlText w:val="■"/>
      <w:lvlJc w:val="left"/>
      <w:pPr>
        <w:ind w:left="4320" w:hanging="360"/>
      </w:pPr>
      <w:rPr>
        <w:rFonts w:hint="default" w:ascii="OpenSymbol" w:hAnsi="OpenSymbol" w:cs="OpenSymbol"/>
        <w:u w:val="none"/>
      </w:rPr>
    </w:lvl>
    <w:lvl w:ilvl="6">
      <w:start w:val="1"/>
      <w:numFmt w:val="bullet"/>
      <w:lvlText w:val=""/>
      <w:lvlJc w:val="left"/>
      <w:pPr>
        <w:ind w:left="5040" w:hanging="360"/>
      </w:pPr>
      <w:rPr>
        <w:rFonts w:hint="default" w:ascii="Wingdings" w:hAnsi="Wingdings" w:cs="Wingdings"/>
        <w:u w:val="none"/>
      </w:rPr>
    </w:lvl>
    <w:lvl w:ilvl="7">
      <w:start w:val="1"/>
      <w:numFmt w:val="bullet"/>
      <w:lvlText w:val=""/>
      <w:lvlJc w:val="left"/>
      <w:pPr>
        <w:ind w:left="5760" w:hanging="360"/>
      </w:pPr>
      <w:rPr>
        <w:rFonts w:hint="default" w:ascii="Wingdings 2" w:hAnsi="Wingdings 2" w:cs="Wingdings 2"/>
        <w:u w:val="none"/>
      </w:rPr>
    </w:lvl>
    <w:lvl w:ilvl="8">
      <w:start w:val="1"/>
      <w:numFmt w:val="bullet"/>
      <w:lvlText w:val="■"/>
      <w:lvlJc w:val="left"/>
      <w:pPr>
        <w:ind w:left="6480" w:hanging="360"/>
      </w:pPr>
      <w:rPr>
        <w:rFonts w:hint="default" w:ascii="OpenSymbol" w:hAnsi="OpenSymbol" w:cs="OpenSymbol"/>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hint="default" w:ascii="Symbol" w:hAnsi="Symbol"/>
      </w:rPr>
    </w:lvl>
    <w:lvl w:ilvl="1" w:tplc="04090003">
      <w:start w:val="1"/>
      <w:numFmt w:val="bullet"/>
      <w:lvlText w:val="o"/>
      <w:lvlJc w:val="left"/>
      <w:pPr>
        <w:ind w:left="2016" w:hanging="360"/>
      </w:pPr>
      <w:rPr>
        <w:rFonts w:hint="default" w:ascii="Courier New" w:hAnsi="Courier New" w:cs="Courier New"/>
      </w:rPr>
    </w:lvl>
    <w:lvl w:ilvl="2" w:tplc="04090005">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hint="default" w:ascii="Tahoma" w:hAnsi="Tahoma" w:eastAsia="MS Mincho" w:cs="Tahoma"/>
      </w:rPr>
    </w:lvl>
    <w:lvl w:ilvl="1" w:tplc="042A0003" w:tentative="1">
      <w:start w:val="1"/>
      <w:numFmt w:val="bullet"/>
      <w:lvlText w:val="o"/>
      <w:lvlJc w:val="left"/>
      <w:pPr>
        <w:ind w:left="1656" w:hanging="360"/>
      </w:pPr>
      <w:rPr>
        <w:rFonts w:hint="default" w:ascii="Courier New" w:hAnsi="Courier New" w:cs="Courier New"/>
      </w:rPr>
    </w:lvl>
    <w:lvl w:ilvl="2" w:tplc="042A0005" w:tentative="1">
      <w:start w:val="1"/>
      <w:numFmt w:val="bullet"/>
      <w:lvlText w:val=""/>
      <w:lvlJc w:val="left"/>
      <w:pPr>
        <w:ind w:left="2376" w:hanging="360"/>
      </w:pPr>
      <w:rPr>
        <w:rFonts w:hint="default" w:ascii="Wingdings" w:hAnsi="Wingdings"/>
      </w:rPr>
    </w:lvl>
    <w:lvl w:ilvl="3" w:tplc="042A0001" w:tentative="1">
      <w:start w:val="1"/>
      <w:numFmt w:val="bullet"/>
      <w:lvlText w:val=""/>
      <w:lvlJc w:val="left"/>
      <w:pPr>
        <w:ind w:left="3096" w:hanging="360"/>
      </w:pPr>
      <w:rPr>
        <w:rFonts w:hint="default" w:ascii="Symbol" w:hAnsi="Symbol"/>
      </w:rPr>
    </w:lvl>
    <w:lvl w:ilvl="4" w:tplc="042A0003" w:tentative="1">
      <w:start w:val="1"/>
      <w:numFmt w:val="bullet"/>
      <w:lvlText w:val="o"/>
      <w:lvlJc w:val="left"/>
      <w:pPr>
        <w:ind w:left="3816" w:hanging="360"/>
      </w:pPr>
      <w:rPr>
        <w:rFonts w:hint="default" w:ascii="Courier New" w:hAnsi="Courier New" w:cs="Courier New"/>
      </w:rPr>
    </w:lvl>
    <w:lvl w:ilvl="5" w:tplc="042A0005" w:tentative="1">
      <w:start w:val="1"/>
      <w:numFmt w:val="bullet"/>
      <w:lvlText w:val=""/>
      <w:lvlJc w:val="left"/>
      <w:pPr>
        <w:ind w:left="4536" w:hanging="360"/>
      </w:pPr>
      <w:rPr>
        <w:rFonts w:hint="default" w:ascii="Wingdings" w:hAnsi="Wingdings"/>
      </w:rPr>
    </w:lvl>
    <w:lvl w:ilvl="6" w:tplc="042A0001" w:tentative="1">
      <w:start w:val="1"/>
      <w:numFmt w:val="bullet"/>
      <w:lvlText w:val=""/>
      <w:lvlJc w:val="left"/>
      <w:pPr>
        <w:ind w:left="5256" w:hanging="360"/>
      </w:pPr>
      <w:rPr>
        <w:rFonts w:hint="default" w:ascii="Symbol" w:hAnsi="Symbol"/>
      </w:rPr>
    </w:lvl>
    <w:lvl w:ilvl="7" w:tplc="042A0003" w:tentative="1">
      <w:start w:val="1"/>
      <w:numFmt w:val="bullet"/>
      <w:lvlText w:val="o"/>
      <w:lvlJc w:val="left"/>
      <w:pPr>
        <w:ind w:left="5976" w:hanging="360"/>
      </w:pPr>
      <w:rPr>
        <w:rFonts w:hint="default" w:ascii="Courier New" w:hAnsi="Courier New" w:cs="Courier New"/>
      </w:rPr>
    </w:lvl>
    <w:lvl w:ilvl="8" w:tplc="042A0005" w:tentative="1">
      <w:start w:val="1"/>
      <w:numFmt w:val="bullet"/>
      <w:lvlText w:val=""/>
      <w:lvlJc w:val="left"/>
      <w:pPr>
        <w:ind w:left="6696" w:hanging="360"/>
      </w:pPr>
      <w:rPr>
        <w:rFonts w:hint="default" w:ascii="Wingdings" w:hAnsi="Wingdings"/>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9" w15:restartNumberingAfterBreak="0">
    <w:nsid w:val="5BD96D66"/>
    <w:multiLevelType w:val="multilevel"/>
    <w:tmpl w:val="855CBC32"/>
    <w:lvl w:ilvl="0">
      <w:start w:val="1"/>
      <w:numFmt w:val="bullet"/>
      <w:lvlText w:val="-"/>
      <w:lvlJc w:val="left"/>
      <w:pPr>
        <w:ind w:left="720" w:hanging="360"/>
      </w:pPr>
      <w:rPr>
        <w:rFonts w:hint="default" w:ascii="Tahoma" w:hAnsi="Tahoma" w:cs="Tahoma"/>
        <w:b w:val="0"/>
        <w:sz w:val="20"/>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Noto Sans Symbols" w:hAnsi="Noto Sans Symbols" w:cs="Noto Sans Symbols"/>
      </w:rPr>
    </w:lvl>
    <w:lvl w:ilvl="3">
      <w:start w:val="1"/>
      <w:numFmt w:val="bullet"/>
      <w:lvlText w:val="●"/>
      <w:lvlJc w:val="left"/>
      <w:pPr>
        <w:ind w:left="2880" w:hanging="360"/>
      </w:pPr>
      <w:rPr>
        <w:rFonts w:hint="default" w:ascii="Noto Sans Symbols" w:hAnsi="Noto Sans Symbols" w:cs="Noto Sans Symbols"/>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Noto Sans Symbols" w:hAnsi="Noto Sans Symbols" w:cs="Noto Sans Symbols"/>
      </w:rPr>
    </w:lvl>
    <w:lvl w:ilvl="6">
      <w:start w:val="1"/>
      <w:numFmt w:val="bullet"/>
      <w:lvlText w:val="●"/>
      <w:lvlJc w:val="left"/>
      <w:pPr>
        <w:ind w:left="5040" w:hanging="360"/>
      </w:pPr>
      <w:rPr>
        <w:rFonts w:hint="default" w:ascii="Noto Sans Symbols" w:hAnsi="Noto Sans Symbols" w:cs="Noto Sans Symbols"/>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Noto Sans Symbols" w:hAnsi="Noto Sans Symbols" w:cs="Noto Sans Symbols"/>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hint="default" w:ascii="Tahoma" w:hAnsi="Tahoma" w:eastAsia="MS Mincho" w:cs="Tahoma"/>
      </w:rPr>
    </w:lvl>
    <w:lvl w:ilvl="1" w:tplc="042A0003" w:tentative="1">
      <w:start w:val="1"/>
      <w:numFmt w:val="bullet"/>
      <w:lvlText w:val="o"/>
      <w:lvlJc w:val="left"/>
      <w:pPr>
        <w:ind w:left="1656" w:hanging="360"/>
      </w:pPr>
      <w:rPr>
        <w:rFonts w:hint="default" w:ascii="Courier New" w:hAnsi="Courier New" w:cs="Courier New"/>
      </w:rPr>
    </w:lvl>
    <w:lvl w:ilvl="2" w:tplc="042A0005" w:tentative="1">
      <w:start w:val="1"/>
      <w:numFmt w:val="bullet"/>
      <w:lvlText w:val=""/>
      <w:lvlJc w:val="left"/>
      <w:pPr>
        <w:ind w:left="2376" w:hanging="360"/>
      </w:pPr>
      <w:rPr>
        <w:rFonts w:hint="default" w:ascii="Wingdings" w:hAnsi="Wingdings"/>
      </w:rPr>
    </w:lvl>
    <w:lvl w:ilvl="3" w:tplc="042A0001" w:tentative="1">
      <w:start w:val="1"/>
      <w:numFmt w:val="bullet"/>
      <w:lvlText w:val=""/>
      <w:lvlJc w:val="left"/>
      <w:pPr>
        <w:ind w:left="3096" w:hanging="360"/>
      </w:pPr>
      <w:rPr>
        <w:rFonts w:hint="default" w:ascii="Symbol" w:hAnsi="Symbol"/>
      </w:rPr>
    </w:lvl>
    <w:lvl w:ilvl="4" w:tplc="042A0003" w:tentative="1">
      <w:start w:val="1"/>
      <w:numFmt w:val="bullet"/>
      <w:lvlText w:val="o"/>
      <w:lvlJc w:val="left"/>
      <w:pPr>
        <w:ind w:left="3816" w:hanging="360"/>
      </w:pPr>
      <w:rPr>
        <w:rFonts w:hint="default" w:ascii="Courier New" w:hAnsi="Courier New" w:cs="Courier New"/>
      </w:rPr>
    </w:lvl>
    <w:lvl w:ilvl="5" w:tplc="042A0005" w:tentative="1">
      <w:start w:val="1"/>
      <w:numFmt w:val="bullet"/>
      <w:lvlText w:val=""/>
      <w:lvlJc w:val="left"/>
      <w:pPr>
        <w:ind w:left="4536" w:hanging="360"/>
      </w:pPr>
      <w:rPr>
        <w:rFonts w:hint="default" w:ascii="Wingdings" w:hAnsi="Wingdings"/>
      </w:rPr>
    </w:lvl>
    <w:lvl w:ilvl="6" w:tplc="042A0001" w:tentative="1">
      <w:start w:val="1"/>
      <w:numFmt w:val="bullet"/>
      <w:lvlText w:val=""/>
      <w:lvlJc w:val="left"/>
      <w:pPr>
        <w:ind w:left="5256" w:hanging="360"/>
      </w:pPr>
      <w:rPr>
        <w:rFonts w:hint="default" w:ascii="Symbol" w:hAnsi="Symbol"/>
      </w:rPr>
    </w:lvl>
    <w:lvl w:ilvl="7" w:tplc="042A0003" w:tentative="1">
      <w:start w:val="1"/>
      <w:numFmt w:val="bullet"/>
      <w:lvlText w:val="o"/>
      <w:lvlJc w:val="left"/>
      <w:pPr>
        <w:ind w:left="5976" w:hanging="360"/>
      </w:pPr>
      <w:rPr>
        <w:rFonts w:hint="default" w:ascii="Courier New" w:hAnsi="Courier New" w:cs="Courier New"/>
      </w:rPr>
    </w:lvl>
    <w:lvl w:ilvl="8" w:tplc="042A0005" w:tentative="1">
      <w:start w:val="1"/>
      <w:numFmt w:val="bullet"/>
      <w:lvlText w:val=""/>
      <w:lvlJc w:val="left"/>
      <w:pPr>
        <w:ind w:left="6696" w:hanging="360"/>
      </w:pPr>
      <w:rPr>
        <w:rFonts w:hint="default" w:ascii="Wingdings" w:hAnsi="Wingdings"/>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hint="default" w:ascii="Tahoma" w:hAnsi="Tahoma" w:eastAsia="Tahoma" w:cs="Tahoma"/>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hint="default" w:ascii="Tahoma" w:hAnsi="Tahoma" w:eastAsia="Tahoma" w:cs="Tahoma"/>
      </w:rPr>
    </w:lvl>
    <w:lvl w:ilvl="1" w:tplc="04090003" w:tentative="1">
      <w:start w:val="1"/>
      <w:numFmt w:val="bullet"/>
      <w:lvlText w:val="o"/>
      <w:lvlJc w:val="left"/>
      <w:pPr>
        <w:ind w:left="3300" w:hanging="360"/>
      </w:pPr>
      <w:rPr>
        <w:rFonts w:hint="default" w:ascii="Courier New" w:hAnsi="Courier New" w:cs="Courier New"/>
      </w:rPr>
    </w:lvl>
    <w:lvl w:ilvl="2" w:tplc="04090005" w:tentative="1">
      <w:start w:val="1"/>
      <w:numFmt w:val="bullet"/>
      <w:lvlText w:val=""/>
      <w:lvlJc w:val="left"/>
      <w:pPr>
        <w:ind w:left="4020" w:hanging="360"/>
      </w:pPr>
      <w:rPr>
        <w:rFonts w:hint="default" w:ascii="Wingdings" w:hAnsi="Wingdings"/>
      </w:rPr>
    </w:lvl>
    <w:lvl w:ilvl="3" w:tplc="04090001" w:tentative="1">
      <w:start w:val="1"/>
      <w:numFmt w:val="bullet"/>
      <w:lvlText w:val=""/>
      <w:lvlJc w:val="left"/>
      <w:pPr>
        <w:ind w:left="4740" w:hanging="360"/>
      </w:pPr>
      <w:rPr>
        <w:rFonts w:hint="default" w:ascii="Symbol" w:hAnsi="Symbol"/>
      </w:rPr>
    </w:lvl>
    <w:lvl w:ilvl="4" w:tplc="04090003" w:tentative="1">
      <w:start w:val="1"/>
      <w:numFmt w:val="bullet"/>
      <w:lvlText w:val="o"/>
      <w:lvlJc w:val="left"/>
      <w:pPr>
        <w:ind w:left="5460" w:hanging="360"/>
      </w:pPr>
      <w:rPr>
        <w:rFonts w:hint="default" w:ascii="Courier New" w:hAnsi="Courier New" w:cs="Courier New"/>
      </w:rPr>
    </w:lvl>
    <w:lvl w:ilvl="5" w:tplc="04090005" w:tentative="1">
      <w:start w:val="1"/>
      <w:numFmt w:val="bullet"/>
      <w:lvlText w:val=""/>
      <w:lvlJc w:val="left"/>
      <w:pPr>
        <w:ind w:left="6180" w:hanging="360"/>
      </w:pPr>
      <w:rPr>
        <w:rFonts w:hint="default" w:ascii="Wingdings" w:hAnsi="Wingdings"/>
      </w:rPr>
    </w:lvl>
    <w:lvl w:ilvl="6" w:tplc="04090001" w:tentative="1">
      <w:start w:val="1"/>
      <w:numFmt w:val="bullet"/>
      <w:lvlText w:val=""/>
      <w:lvlJc w:val="left"/>
      <w:pPr>
        <w:ind w:left="6900" w:hanging="360"/>
      </w:pPr>
      <w:rPr>
        <w:rFonts w:hint="default" w:ascii="Symbol" w:hAnsi="Symbol"/>
      </w:rPr>
    </w:lvl>
    <w:lvl w:ilvl="7" w:tplc="04090003" w:tentative="1">
      <w:start w:val="1"/>
      <w:numFmt w:val="bullet"/>
      <w:lvlText w:val="o"/>
      <w:lvlJc w:val="left"/>
      <w:pPr>
        <w:ind w:left="7620" w:hanging="360"/>
      </w:pPr>
      <w:rPr>
        <w:rFonts w:hint="default" w:ascii="Courier New" w:hAnsi="Courier New" w:cs="Courier New"/>
      </w:rPr>
    </w:lvl>
    <w:lvl w:ilvl="8" w:tplc="04090005" w:tentative="1">
      <w:start w:val="1"/>
      <w:numFmt w:val="bullet"/>
      <w:lvlText w:val=""/>
      <w:lvlJc w:val="left"/>
      <w:pPr>
        <w:ind w:left="8340" w:hanging="360"/>
      </w:pPr>
      <w:rPr>
        <w:rFonts w:hint="default" w:ascii="Wingdings" w:hAnsi="Wingdings"/>
      </w:rPr>
    </w:lvl>
  </w:abstractNum>
  <w:abstractNum w:abstractNumId="25" w15:restartNumberingAfterBreak="0">
    <w:nsid w:val="73142737"/>
    <w:multiLevelType w:val="multilevel"/>
    <w:tmpl w:val="DDF6C92C"/>
    <w:lvl w:ilvl="0">
      <w:start w:val="1"/>
      <w:numFmt w:val="bullet"/>
      <w:lvlText w:val=""/>
      <w:lvlJc w:val="left"/>
      <w:pPr>
        <w:ind w:left="1080" w:hanging="360"/>
      </w:pPr>
      <w:rPr>
        <w:rFonts w:hint="default" w:ascii="Symbol" w:hAnsi="Symbol"/>
        <w:u w:val="none"/>
      </w:rPr>
    </w:lvl>
    <w:lvl w:ilvl="1">
      <w:start w:val="1"/>
      <w:numFmt w:val="bullet"/>
      <w:lvlText w:val=""/>
      <w:lvlJc w:val="left"/>
      <w:pPr>
        <w:ind w:left="1800" w:hanging="360"/>
      </w:pPr>
      <w:rPr>
        <w:rFonts w:hint="default" w:ascii="Wingdings 2" w:hAnsi="Wingdings 2" w:cs="Wingdings 2"/>
        <w:u w:val="none"/>
      </w:rPr>
    </w:lvl>
    <w:lvl w:ilvl="2">
      <w:start w:val="1"/>
      <w:numFmt w:val="bullet"/>
      <w:lvlText w:val="■"/>
      <w:lvlJc w:val="left"/>
      <w:pPr>
        <w:ind w:left="2520" w:hanging="360"/>
      </w:pPr>
      <w:rPr>
        <w:rFonts w:hint="default" w:ascii="OpenSymbol" w:hAnsi="OpenSymbol" w:cs="OpenSymbol"/>
        <w:u w:val="none"/>
      </w:rPr>
    </w:lvl>
    <w:lvl w:ilvl="3">
      <w:start w:val="1"/>
      <w:numFmt w:val="bullet"/>
      <w:lvlText w:val=""/>
      <w:lvlJc w:val="left"/>
      <w:pPr>
        <w:ind w:left="3240" w:hanging="360"/>
      </w:pPr>
      <w:rPr>
        <w:rFonts w:hint="default" w:ascii="Wingdings" w:hAnsi="Wingdings" w:cs="Wingdings"/>
        <w:u w:val="none"/>
      </w:rPr>
    </w:lvl>
    <w:lvl w:ilvl="4">
      <w:start w:val="1"/>
      <w:numFmt w:val="bullet"/>
      <w:lvlText w:val=""/>
      <w:lvlJc w:val="left"/>
      <w:pPr>
        <w:ind w:left="3960" w:hanging="360"/>
      </w:pPr>
      <w:rPr>
        <w:rFonts w:hint="default" w:ascii="Wingdings 2" w:hAnsi="Wingdings 2" w:cs="Wingdings 2"/>
        <w:u w:val="none"/>
      </w:rPr>
    </w:lvl>
    <w:lvl w:ilvl="5">
      <w:start w:val="1"/>
      <w:numFmt w:val="bullet"/>
      <w:lvlText w:val="■"/>
      <w:lvlJc w:val="left"/>
      <w:pPr>
        <w:ind w:left="4680" w:hanging="360"/>
      </w:pPr>
      <w:rPr>
        <w:rFonts w:hint="default" w:ascii="OpenSymbol" w:hAnsi="OpenSymbol" w:cs="OpenSymbol"/>
        <w:u w:val="none"/>
      </w:rPr>
    </w:lvl>
    <w:lvl w:ilvl="6">
      <w:start w:val="1"/>
      <w:numFmt w:val="bullet"/>
      <w:lvlText w:val=""/>
      <w:lvlJc w:val="left"/>
      <w:pPr>
        <w:ind w:left="5400" w:hanging="360"/>
      </w:pPr>
      <w:rPr>
        <w:rFonts w:hint="default" w:ascii="Wingdings" w:hAnsi="Wingdings" w:cs="Wingdings"/>
        <w:u w:val="none"/>
      </w:rPr>
    </w:lvl>
    <w:lvl w:ilvl="7">
      <w:start w:val="1"/>
      <w:numFmt w:val="bullet"/>
      <w:lvlText w:val=""/>
      <w:lvlJc w:val="left"/>
      <w:pPr>
        <w:ind w:left="6120" w:hanging="360"/>
      </w:pPr>
      <w:rPr>
        <w:rFonts w:hint="default" w:ascii="Wingdings 2" w:hAnsi="Wingdings 2" w:cs="Wingdings 2"/>
        <w:u w:val="none"/>
      </w:rPr>
    </w:lvl>
    <w:lvl w:ilvl="8">
      <w:start w:val="1"/>
      <w:numFmt w:val="bullet"/>
      <w:lvlText w:val="■"/>
      <w:lvlJc w:val="left"/>
      <w:pPr>
        <w:ind w:left="6840" w:hanging="360"/>
      </w:pPr>
      <w:rPr>
        <w:rFonts w:hint="default" w:ascii="OpenSymbol" w:hAnsi="OpenSymbol" w:cs="OpenSymbol"/>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rFonts w:hint="default" w:ascii="Wingdings 2" w:hAnsi="Wingdings 2" w:cs="Wingdings 2"/>
        <w:u w:val="none"/>
      </w:rPr>
    </w:lvl>
    <w:lvl w:ilvl="2">
      <w:start w:val="1"/>
      <w:numFmt w:val="bullet"/>
      <w:lvlText w:val="■"/>
      <w:lvlJc w:val="left"/>
      <w:pPr>
        <w:ind w:left="2160" w:hanging="360"/>
      </w:pPr>
      <w:rPr>
        <w:rFonts w:hint="default" w:ascii="OpenSymbol" w:hAnsi="OpenSymbol" w:cs="OpenSymbol"/>
        <w:u w:val="none"/>
      </w:rPr>
    </w:lvl>
    <w:lvl w:ilvl="3">
      <w:start w:val="1"/>
      <w:numFmt w:val="bullet"/>
      <w:lvlText w:val=""/>
      <w:lvlJc w:val="left"/>
      <w:pPr>
        <w:ind w:left="2880" w:hanging="360"/>
      </w:pPr>
      <w:rPr>
        <w:rFonts w:hint="default" w:ascii="Wingdings" w:hAnsi="Wingdings" w:cs="Wingdings"/>
        <w:u w:val="none"/>
      </w:rPr>
    </w:lvl>
    <w:lvl w:ilvl="4">
      <w:start w:val="1"/>
      <w:numFmt w:val="bullet"/>
      <w:lvlText w:val=""/>
      <w:lvlJc w:val="left"/>
      <w:pPr>
        <w:ind w:left="3600" w:hanging="360"/>
      </w:pPr>
      <w:rPr>
        <w:rFonts w:hint="default" w:ascii="Wingdings 2" w:hAnsi="Wingdings 2" w:cs="Wingdings 2"/>
        <w:u w:val="none"/>
      </w:rPr>
    </w:lvl>
    <w:lvl w:ilvl="5">
      <w:start w:val="1"/>
      <w:numFmt w:val="bullet"/>
      <w:lvlText w:val="■"/>
      <w:lvlJc w:val="left"/>
      <w:pPr>
        <w:ind w:left="4320" w:hanging="360"/>
      </w:pPr>
      <w:rPr>
        <w:rFonts w:hint="default" w:ascii="OpenSymbol" w:hAnsi="OpenSymbol" w:cs="OpenSymbol"/>
        <w:u w:val="none"/>
      </w:rPr>
    </w:lvl>
    <w:lvl w:ilvl="6">
      <w:start w:val="1"/>
      <w:numFmt w:val="bullet"/>
      <w:lvlText w:val=""/>
      <w:lvlJc w:val="left"/>
      <w:pPr>
        <w:ind w:left="5040" w:hanging="360"/>
      </w:pPr>
      <w:rPr>
        <w:rFonts w:hint="default" w:ascii="Wingdings" w:hAnsi="Wingdings" w:cs="Wingdings"/>
        <w:u w:val="none"/>
      </w:rPr>
    </w:lvl>
    <w:lvl w:ilvl="7">
      <w:start w:val="1"/>
      <w:numFmt w:val="bullet"/>
      <w:lvlText w:val=""/>
      <w:lvlJc w:val="left"/>
      <w:pPr>
        <w:ind w:left="5760" w:hanging="360"/>
      </w:pPr>
      <w:rPr>
        <w:rFonts w:hint="default" w:ascii="Wingdings 2" w:hAnsi="Wingdings 2" w:cs="Wingdings 2"/>
        <w:u w:val="none"/>
      </w:rPr>
    </w:lvl>
    <w:lvl w:ilvl="8">
      <w:start w:val="1"/>
      <w:numFmt w:val="bullet"/>
      <w:lvlText w:val="■"/>
      <w:lvlJc w:val="left"/>
      <w:pPr>
        <w:ind w:left="6480" w:hanging="360"/>
      </w:pPr>
      <w:rPr>
        <w:rFonts w:hint="default" w:ascii="OpenSymbol" w:hAnsi="OpenSymbol" w:cs="OpenSymbol"/>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28" w15:restartNumberingAfterBreak="0">
    <w:nsid w:val="7E4A3AB5"/>
    <w:multiLevelType w:val="multilevel"/>
    <w:tmpl w:val="DDF6C92C"/>
    <w:lvl w:ilvl="0">
      <w:start w:val="1"/>
      <w:numFmt w:val="bullet"/>
      <w:lvlText w:val=""/>
      <w:lvlJc w:val="left"/>
      <w:pPr>
        <w:ind w:left="1080" w:hanging="360"/>
      </w:pPr>
      <w:rPr>
        <w:rFonts w:hint="default" w:ascii="Symbol" w:hAnsi="Symbol"/>
        <w:u w:val="none"/>
      </w:rPr>
    </w:lvl>
    <w:lvl w:ilvl="1">
      <w:start w:val="1"/>
      <w:numFmt w:val="bullet"/>
      <w:lvlText w:val=""/>
      <w:lvlJc w:val="left"/>
      <w:pPr>
        <w:ind w:left="1800" w:hanging="360"/>
      </w:pPr>
      <w:rPr>
        <w:rFonts w:hint="default" w:ascii="Wingdings 2" w:hAnsi="Wingdings 2" w:cs="Wingdings 2"/>
        <w:u w:val="none"/>
      </w:rPr>
    </w:lvl>
    <w:lvl w:ilvl="2">
      <w:start w:val="1"/>
      <w:numFmt w:val="bullet"/>
      <w:lvlText w:val="■"/>
      <w:lvlJc w:val="left"/>
      <w:pPr>
        <w:ind w:left="2520" w:hanging="360"/>
      </w:pPr>
      <w:rPr>
        <w:rFonts w:hint="default" w:ascii="OpenSymbol" w:hAnsi="OpenSymbol" w:cs="OpenSymbol"/>
        <w:u w:val="none"/>
      </w:rPr>
    </w:lvl>
    <w:lvl w:ilvl="3">
      <w:start w:val="1"/>
      <w:numFmt w:val="bullet"/>
      <w:lvlText w:val=""/>
      <w:lvlJc w:val="left"/>
      <w:pPr>
        <w:ind w:left="3240" w:hanging="360"/>
      </w:pPr>
      <w:rPr>
        <w:rFonts w:hint="default" w:ascii="Wingdings" w:hAnsi="Wingdings" w:cs="Wingdings"/>
        <w:u w:val="none"/>
      </w:rPr>
    </w:lvl>
    <w:lvl w:ilvl="4">
      <w:start w:val="1"/>
      <w:numFmt w:val="bullet"/>
      <w:lvlText w:val=""/>
      <w:lvlJc w:val="left"/>
      <w:pPr>
        <w:ind w:left="3960" w:hanging="360"/>
      </w:pPr>
      <w:rPr>
        <w:rFonts w:hint="default" w:ascii="Wingdings 2" w:hAnsi="Wingdings 2" w:cs="Wingdings 2"/>
        <w:u w:val="none"/>
      </w:rPr>
    </w:lvl>
    <w:lvl w:ilvl="5">
      <w:start w:val="1"/>
      <w:numFmt w:val="bullet"/>
      <w:lvlText w:val="■"/>
      <w:lvlJc w:val="left"/>
      <w:pPr>
        <w:ind w:left="4680" w:hanging="360"/>
      </w:pPr>
      <w:rPr>
        <w:rFonts w:hint="default" w:ascii="OpenSymbol" w:hAnsi="OpenSymbol" w:cs="OpenSymbol"/>
        <w:u w:val="none"/>
      </w:rPr>
    </w:lvl>
    <w:lvl w:ilvl="6">
      <w:start w:val="1"/>
      <w:numFmt w:val="bullet"/>
      <w:lvlText w:val=""/>
      <w:lvlJc w:val="left"/>
      <w:pPr>
        <w:ind w:left="5400" w:hanging="360"/>
      </w:pPr>
      <w:rPr>
        <w:rFonts w:hint="default" w:ascii="Wingdings" w:hAnsi="Wingdings" w:cs="Wingdings"/>
        <w:u w:val="none"/>
      </w:rPr>
    </w:lvl>
    <w:lvl w:ilvl="7">
      <w:start w:val="1"/>
      <w:numFmt w:val="bullet"/>
      <w:lvlText w:val=""/>
      <w:lvlJc w:val="left"/>
      <w:pPr>
        <w:ind w:left="6120" w:hanging="360"/>
      </w:pPr>
      <w:rPr>
        <w:rFonts w:hint="default" w:ascii="Wingdings 2" w:hAnsi="Wingdings 2" w:cs="Wingdings 2"/>
        <w:u w:val="none"/>
      </w:rPr>
    </w:lvl>
    <w:lvl w:ilvl="8">
      <w:start w:val="1"/>
      <w:numFmt w:val="bullet"/>
      <w:lvlText w:val="■"/>
      <w:lvlJc w:val="left"/>
      <w:pPr>
        <w:ind w:left="6840" w:hanging="360"/>
      </w:pPr>
      <w:rPr>
        <w:rFonts w:hint="default" w:ascii="OpenSymbol" w:hAnsi="OpenSymbol" w:cs="OpenSymbol"/>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A2DBB"/>
    <w:rsid w:val="003C773D"/>
    <w:rsid w:val="003D47D1"/>
    <w:rsid w:val="003E706E"/>
    <w:rsid w:val="004077B3"/>
    <w:rsid w:val="0047575C"/>
    <w:rsid w:val="0049120D"/>
    <w:rsid w:val="00495EE6"/>
    <w:rsid w:val="004C3986"/>
    <w:rsid w:val="004F215D"/>
    <w:rsid w:val="00582C3F"/>
    <w:rsid w:val="005864AE"/>
    <w:rsid w:val="005A0FE2"/>
    <w:rsid w:val="005A252C"/>
    <w:rsid w:val="0065683D"/>
    <w:rsid w:val="00684396"/>
    <w:rsid w:val="00705779"/>
    <w:rsid w:val="0070719F"/>
    <w:rsid w:val="0071674B"/>
    <w:rsid w:val="007672B2"/>
    <w:rsid w:val="0084578E"/>
    <w:rsid w:val="00880E01"/>
    <w:rsid w:val="008A61FA"/>
    <w:rsid w:val="008E6D63"/>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849E2"/>
    <w:rsid w:val="00DD4151"/>
    <w:rsid w:val="00E016FE"/>
    <w:rsid w:val="00E03D17"/>
    <w:rsid w:val="00E75CB9"/>
    <w:rsid w:val="00EE2FDC"/>
    <w:rsid w:val="00F0686D"/>
    <w:rsid w:val="00F1400E"/>
    <w:rsid w:val="00F362C0"/>
    <w:rsid w:val="00F446D6"/>
    <w:rsid w:val="00FA36F8"/>
    <w:rsid w:val="00FE0D8D"/>
    <w:rsid w:val="00FF613F"/>
    <w:rsid w:val="048D3D7D"/>
    <w:rsid w:val="11251D33"/>
    <w:rsid w:val="21B511C8"/>
    <w:rsid w:val="2393BB18"/>
    <w:rsid w:val="3432F783"/>
    <w:rsid w:val="38382D03"/>
    <w:rsid w:val="38491085"/>
    <w:rsid w:val="4E38C239"/>
    <w:rsid w:val="5194E9B3"/>
    <w:rsid w:val="5A021F2D"/>
    <w:rsid w:val="5C4F34DA"/>
    <w:rsid w:val="6B835AAE"/>
    <w:rsid w:val="6DECD01C"/>
    <w:rsid w:val="6F868DF7"/>
    <w:rsid w:val="72304945"/>
    <w:rsid w:val="7235C739"/>
    <w:rsid w:val="7709E964"/>
    <w:rsid w:val="775518E0"/>
    <w:rsid w:val="7E04B4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ahoma" w:hAnsi="Tahoma" w:eastAsia="MS Mincho"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color="000001" w:sz="4" w:space="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ListLabel1" w:customStyle="1">
    <w:name w:val="ListLabel 1"/>
    <w:qFormat/>
    <w:rPr>
      <w:rFonts w:eastAsia="Tahoma" w:cs="Tahoma"/>
      <w:b w:val="0"/>
      <w:sz w:val="20"/>
    </w:rPr>
  </w:style>
  <w:style w:type="character" w:styleId="ListLabel2" w:customStyle="1">
    <w:name w:val="ListLabel 2"/>
    <w:qFormat/>
    <w:rPr>
      <w:rFonts w:eastAsia="Courier New" w:cs="Courier New"/>
    </w:rPr>
  </w:style>
  <w:style w:type="character" w:styleId="ListLabel3" w:customStyle="1">
    <w:name w:val="ListLabel 3"/>
    <w:qFormat/>
    <w:rPr>
      <w:rFonts w:eastAsia="Noto Sans Symbols" w:cs="Noto Sans Symbols"/>
    </w:rPr>
  </w:style>
  <w:style w:type="character" w:styleId="ListLabel4" w:customStyle="1">
    <w:name w:val="ListLabel 4"/>
    <w:qFormat/>
    <w:rPr>
      <w:rFonts w:eastAsia="Noto Sans Symbols" w:cs="Noto Sans Symbols"/>
    </w:rPr>
  </w:style>
  <w:style w:type="character" w:styleId="ListLabel5" w:customStyle="1">
    <w:name w:val="ListLabel 5"/>
    <w:qFormat/>
    <w:rPr>
      <w:rFonts w:eastAsia="Courier New" w:cs="Courier New"/>
    </w:rPr>
  </w:style>
  <w:style w:type="character" w:styleId="ListLabel6" w:customStyle="1">
    <w:name w:val="ListLabel 6"/>
    <w:qFormat/>
    <w:rPr>
      <w:rFonts w:eastAsia="Noto Sans Symbols" w:cs="Noto Sans Symbols"/>
    </w:rPr>
  </w:style>
  <w:style w:type="character" w:styleId="ListLabel7" w:customStyle="1">
    <w:name w:val="ListLabel 7"/>
    <w:qFormat/>
    <w:rPr>
      <w:rFonts w:eastAsia="Noto Sans Symbols" w:cs="Noto Sans Symbols"/>
    </w:rPr>
  </w:style>
  <w:style w:type="character" w:styleId="ListLabel8" w:customStyle="1">
    <w:name w:val="ListLabel 8"/>
    <w:qFormat/>
    <w:rPr>
      <w:rFonts w:eastAsia="Courier New" w:cs="Courier New"/>
    </w:rPr>
  </w:style>
  <w:style w:type="character" w:styleId="ListLabel9" w:customStyle="1">
    <w:name w:val="ListLabel 9"/>
    <w:qFormat/>
    <w:rPr>
      <w:rFonts w:eastAsia="Noto Sans Symbols" w:cs="Noto Sans Symbols"/>
    </w:rPr>
  </w:style>
  <w:style w:type="character" w:styleId="ListLabel10" w:customStyle="1">
    <w:name w:val="ListLabel 10"/>
    <w:qFormat/>
    <w:rPr>
      <w:rFonts w:eastAsia="Tahoma" w:cs="Tahoma"/>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u w:val="none"/>
    </w:rPr>
  </w:style>
  <w:style w:type="character" w:styleId="ListLabel20" w:customStyle="1">
    <w:name w:val="ListLabel 20"/>
    <w:qFormat/>
    <w:rPr>
      <w:b/>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u w:val="none"/>
    </w:rPr>
  </w:style>
  <w:style w:type="character" w:styleId="InternetLink" w:customStyle="1">
    <w:name w:val="Internet Link"/>
    <w:rPr>
      <w:color w:val="000080"/>
      <w:u w:val="single"/>
    </w:rPr>
  </w:style>
  <w:style w:type="character" w:styleId="IndexLink" w:customStyle="1">
    <w:name w:val="Index Link"/>
    <w:qFormat/>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spacing w:before="240"/>
    </w:pPr>
    <w:rPr>
      <w:rFonts w:ascii="Liberation Sans" w:hAnsi="Liberation Sans" w:eastAsia="Noto Sans CJK SC Regular"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styleId="Index" w:customStyle="1">
    <w:name w:val="Index"/>
    <w:basedOn w:val="Normal"/>
    <w:qFormat/>
    <w:pPr>
      <w:suppressLineNumbers/>
    </w:pPr>
    <w:rPr>
      <w:rFonts w:cs="FreeSans"/>
    </w:rPr>
  </w:style>
  <w:style w:type="paragraph" w:styleId="LO-normal" w:customStyle="1">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hAnsi="Georgia" w:eastAsia="Georgia" w:cs="Georgia"/>
      <w:i/>
      <w:color w:val="666666"/>
      <w:sz w:val="48"/>
      <w:szCs w:val="48"/>
    </w:rPr>
  </w:style>
  <w:style w:type="paragraph" w:styleId="FrameContents" w:customStyle="1">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styleId="BalloonTextChar" w:customStyle="1">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image" Target="media/image5.png" Id="rId13" /><Relationship Type="http://schemas.microsoft.com/office/2011/relationships/people" Target="peop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2.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package" Target="embeddings/Microsoft_Excel_Worksheet.xlsx" Id="rId9" /><Relationship Type="http://schemas.openxmlformats.org/officeDocument/2006/relationships/header" Target="header1.xml" Id="rId14" /><Relationship Type="http://schemas.openxmlformats.org/officeDocument/2006/relationships/glossaryDocument" Target="/word/glossary/document.xml" Id="R703fa1778496461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597e6b-29e9-4d57-8bf7-16dea8979570}"/>
      </w:docPartPr>
      <w:docPartBody>
        <w:p w14:paraId="7EB124F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447BA-DC76-4280-BC29-69BB716DAA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dc:description/>
  <lastModifiedBy>Phan Nguyen Quynh Trang 20153892</lastModifiedBy>
  <revision>49</revision>
  <dcterms:created xsi:type="dcterms:W3CDTF">2019-03-26T02:56:00.0000000Z</dcterms:created>
  <dcterms:modified xsi:type="dcterms:W3CDTF">2019-05-21T01:06:33.6680669Z</dcterms:modified>
  <dc:language>en-US</dc:language>
</coreProperties>
</file>