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Hlk9267809"/>
    <w:bookmarkEnd w:id="0"/>
    <w:p w:rsidR="00B80607" w:rsidRDefault="002E1A86">
      <w:pPr>
        <w:spacing w:line="240" w:lineRule="auto"/>
        <w:rPr>
          <w:b/>
          <w:i/>
          <w:color w:val="2A62A6"/>
          <w:sz w:val="32"/>
          <w:szCs w:val="32"/>
        </w:rPr>
      </w:pPr>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7C23CB" w:rsidRDefault="002E1A86">
      <w:pPr>
        <w:pBdr>
          <w:bottom w:val="single" w:sz="4" w:space="1" w:color="808080"/>
        </w:pBdr>
        <w:rPr>
          <w:b/>
          <w:color w:val="951B13"/>
          <w:sz w:val="58"/>
          <w:szCs w:val="58"/>
        </w:rPr>
      </w:pPr>
      <w:r>
        <w:rPr>
          <w:b/>
          <w:color w:val="951B13"/>
          <w:sz w:val="58"/>
          <w:szCs w:val="58"/>
        </w:rPr>
        <w:t>Báo cáo môn học</w:t>
      </w:r>
    </w:p>
    <w:p w:rsidR="00B80607" w:rsidRDefault="007C23CB">
      <w:pPr>
        <w:pBdr>
          <w:bottom w:val="single" w:sz="4" w:space="1" w:color="808080"/>
        </w:pBdr>
        <w:rPr>
          <w:b/>
          <w:color w:val="951B13"/>
          <w:sz w:val="58"/>
          <w:szCs w:val="58"/>
        </w:rPr>
      </w:pPr>
      <w:r>
        <w:rPr>
          <w:b/>
          <w:color w:val="951B13"/>
          <w:sz w:val="58"/>
          <w:szCs w:val="58"/>
        </w:rPr>
        <w:t>Q</w:t>
      </w:r>
      <w:r w:rsidR="002E1A86">
        <w:rPr>
          <w:b/>
          <w:color w:val="951B13"/>
          <w:sz w:val="58"/>
          <w:szCs w:val="58"/>
        </w:rPr>
        <w:t xml:space="preserve">uản trị dự </w:t>
      </w:r>
      <w:proofErr w:type="gramStart"/>
      <w:r w:rsidR="002E1A86">
        <w:rPr>
          <w:b/>
          <w:color w:val="951B13"/>
          <w:sz w:val="58"/>
          <w:szCs w:val="58"/>
        </w:rPr>
        <w:t>án</w:t>
      </w:r>
      <w:proofErr w:type="gramEnd"/>
      <w:r w:rsidR="002E1A86">
        <w:rPr>
          <w:b/>
          <w:color w:val="951B13"/>
          <w:sz w:val="58"/>
          <w:szCs w:val="58"/>
        </w:rPr>
        <w:t xml:space="preserve">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1A431B">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1A431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1A431B">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r>
              <w:t xml:space="preserve">Thêm mục </w:t>
            </w:r>
          </w:p>
          <w:p w:rsidR="00B80607" w:rsidRDefault="005A252C" w:rsidP="00CE367E">
            <w:pPr>
              <w:pStyle w:val="ListParagraph"/>
              <w:numPr>
                <w:ilvl w:val="0"/>
                <w:numId w:val="26"/>
              </w:numPr>
            </w:pPr>
            <w:r>
              <w:t>G</w:t>
            </w:r>
            <w:r w:rsidR="002E1A86">
              <w:t>iới thiệu dự án</w:t>
            </w:r>
          </w:p>
          <w:p w:rsidR="005A252C" w:rsidRDefault="005A252C" w:rsidP="00CE367E">
            <w:pPr>
              <w:pStyle w:val="ListParagraph"/>
              <w:numPr>
                <w:ilvl w:val="0"/>
                <w:numId w:val="26"/>
              </w:numPr>
            </w:pPr>
            <w:r>
              <w:t>Các nhân sự tham gia</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19/03/2019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
              <w:t xml:space="preserve">Thêm mục </w:t>
            </w:r>
          </w:p>
          <w:p w:rsidR="005A252C" w:rsidRDefault="005A252C" w:rsidP="00CE367E">
            <w:pPr>
              <w:pStyle w:val="ListParagraph"/>
              <w:numPr>
                <w:ilvl w:val="0"/>
                <w:numId w:val="26"/>
              </w:numPr>
            </w:pPr>
            <w:r>
              <w:t>Khảo sát dự án</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Trần Sơn Tùng</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26/03/2019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
              <w:t xml:space="preserve">Thêm mục </w:t>
            </w:r>
          </w:p>
          <w:p w:rsidR="005A252C" w:rsidRDefault="005A252C" w:rsidP="00CE367E">
            <w:pPr>
              <w:pStyle w:val="ListParagraph"/>
              <w:numPr>
                <w:ilvl w:val="0"/>
                <w:numId w:val="26"/>
              </w:numPr>
            </w:pPr>
            <w:r w:rsidRPr="005A252C">
              <w:t>Ước lượng</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03/04/2019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r>
              <w:t xml:space="preserve">Thêm mục </w:t>
            </w:r>
          </w:p>
          <w:p w:rsidR="00B80607" w:rsidRDefault="005A252C" w:rsidP="00CE367E">
            <w:pPr>
              <w:pStyle w:val="ListParagraph"/>
              <w:numPr>
                <w:ilvl w:val="0"/>
                <w:numId w:val="26"/>
              </w:numPr>
            </w:pPr>
            <w:r w:rsidRPr="005A252C">
              <w:t>Ước lượng</w:t>
            </w:r>
            <w:r>
              <w:t xml:space="preserve"> giá thành</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07/04/2019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Thêm mục</w:t>
            </w:r>
          </w:p>
          <w:p w:rsidR="005A252C" w:rsidRDefault="005A252C" w:rsidP="00CE367E">
            <w:pPr>
              <w:pStyle w:val="ListParagraph"/>
              <w:numPr>
                <w:ilvl w:val="0"/>
                <w:numId w:val="26"/>
              </w:numPr>
            </w:pPr>
            <w:r w:rsidRPr="005A252C">
              <w:t>Phân chia các giai đoạn chính</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13/04/2019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Thêm mục</w:t>
            </w:r>
          </w:p>
          <w:p w:rsidR="005A252C" w:rsidRDefault="005A252C" w:rsidP="00CE367E">
            <w:pPr>
              <w:pStyle w:val="ListParagraph"/>
              <w:numPr>
                <w:ilvl w:val="0"/>
                <w:numId w:val="26"/>
              </w:numPr>
            </w:pPr>
            <w:r w:rsidRPr="005A252C">
              <w:t>Phân tích thiết kế</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26/03/2019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 xml:space="preserve">Thêm mục </w:t>
            </w:r>
          </w:p>
          <w:p w:rsidR="005A5CC7" w:rsidRDefault="0044684C" w:rsidP="005A5CC7">
            <w:r>
              <w:t>4.2 Ước lượng cách tích hợp hệ thống</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1" w:name="_gjdgxs"/>
      <w:bookmarkEnd w:id="1"/>
      <w:r>
        <w:t>Giới thiệu dự án</w:t>
      </w:r>
    </w:p>
    <w:p w:rsidR="00B80607" w:rsidRDefault="002E1A86" w:rsidP="00CE367E">
      <w:pPr>
        <w:ind w:firstLine="360"/>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2" w:name="_30j0zll"/>
      <w:bookmarkEnd w:id="2"/>
      <w:r>
        <w:t>Các nhân sự tham gia dự án</w:t>
      </w:r>
    </w:p>
    <w:p w:rsidR="00B80607" w:rsidRDefault="002E1A86">
      <w:pPr>
        <w:pStyle w:val="Heading2"/>
        <w:numPr>
          <w:ilvl w:val="1"/>
          <w:numId w:val="2"/>
        </w:numPr>
      </w:pPr>
      <w:bookmarkStart w:id="3" w:name="_1fob9te"/>
      <w:bookmarkEnd w:id="3"/>
      <w:r>
        <w:t>Thông tin liên hệ phía khách hàng</w:t>
      </w:r>
    </w:p>
    <w:p w:rsidR="00B80607" w:rsidRDefault="002E1A86" w:rsidP="00CE367E">
      <w:pPr>
        <w:ind w:firstLine="576"/>
      </w:pPr>
      <w:r>
        <w:t>Ông Nguyễn Đức Tiến: Giảng viên môn quản trị dự án hệ nhúng Đại học Bách khoa Hà Nội</w:t>
      </w:r>
    </w:p>
    <w:p w:rsidR="00B80607" w:rsidRDefault="002E1A86">
      <w:pPr>
        <w:pStyle w:val="Heading2"/>
        <w:numPr>
          <w:ilvl w:val="1"/>
          <w:numId w:val="2"/>
        </w:numPr>
      </w:pPr>
      <w:bookmarkStart w:id="4" w:name="_3znysh7"/>
      <w:bookmarkEnd w:id="4"/>
      <w:r>
        <w:t>Thông tin liên hệ phía công ty</w:t>
      </w:r>
    </w:p>
    <w:p w:rsidR="00B80607" w:rsidRDefault="002E1A86" w:rsidP="00CE367E">
      <w:pPr>
        <w:ind w:firstLine="576"/>
      </w:pPr>
      <w:r>
        <w:t>CTO: Trần Sơn Tùng</w:t>
      </w:r>
    </w:p>
    <w:p w:rsidR="00B80607" w:rsidRDefault="002E1A86" w:rsidP="00CE367E">
      <w:pPr>
        <w:ind w:firstLine="576"/>
      </w:pPr>
      <w:r>
        <w:t>CEO: Phan Nguyễn Quỳnh Trang</w:t>
      </w:r>
    </w:p>
    <w:p w:rsidR="00B80607" w:rsidRDefault="002E1A86">
      <w:pPr>
        <w:pStyle w:val="Heading2"/>
        <w:numPr>
          <w:ilvl w:val="1"/>
          <w:numId w:val="2"/>
        </w:numPr>
      </w:pPr>
      <w:bookmarkStart w:id="5" w:name="_2et92p0"/>
      <w:bookmarkEnd w:id="5"/>
      <w:r>
        <w:lastRenderedPageBreak/>
        <w:t>Phân chia vai trò của thành viên dự án và khách hàng</w:t>
      </w:r>
    </w:p>
    <w:p w:rsidR="00B80607" w:rsidRDefault="002E1A86">
      <w:pPr>
        <w:numPr>
          <w:ilvl w:val="0"/>
          <w:numId w:val="4"/>
        </w:numPr>
        <w:rPr>
          <w:b/>
        </w:rPr>
      </w:pPr>
      <w:bookmarkStart w:id="6" w:name="_tyjcwt"/>
      <w:bookmarkEnd w:id="6"/>
      <w:r>
        <w:rPr>
          <w:b/>
        </w:rPr>
        <w:t>Thành viên dự án</w:t>
      </w:r>
    </w:p>
    <w:p w:rsidR="00B80607" w:rsidRDefault="002E1A86">
      <w:bookmarkStart w:id="7" w:name="_63j4j0hdib74"/>
      <w:bookmarkEnd w:id="7"/>
      <w:r>
        <w:tab/>
        <w:t>- Quản trị dự án: Phan Nguyễn Quỳnh Trang</w:t>
      </w:r>
    </w:p>
    <w:p w:rsidR="00B80607" w:rsidRDefault="002E1A86">
      <w:bookmarkStart w:id="8" w:name="_m9bdvc1efevn"/>
      <w:bookmarkEnd w:id="8"/>
      <w:r>
        <w:tab/>
        <w:t>- Lập trình viên: Trần Sơn Tùng</w:t>
      </w:r>
    </w:p>
    <w:p w:rsidR="00B80607" w:rsidRDefault="002E1A86">
      <w:bookmarkStart w:id="9" w:name="_s69zfkn7xfrf"/>
      <w:bookmarkEnd w:id="9"/>
      <w:r>
        <w:tab/>
        <w:t>- Thư ký: Nguyễn Đào Anh Khoa</w:t>
      </w:r>
    </w:p>
    <w:p w:rsidR="00B80607" w:rsidRDefault="002E1A86">
      <w:bookmarkStart w:id="10" w:name="_o0vyvag0b2vr"/>
      <w:bookmarkEnd w:id="10"/>
      <w:r>
        <w:tab/>
        <w:t>- Tester: Nguyễn Hoàng Hà</w:t>
      </w:r>
    </w:p>
    <w:p w:rsidR="00B80607" w:rsidRDefault="00B80607">
      <w:bookmarkStart w:id="11" w:name="_txo2glb2ujru"/>
      <w:bookmarkEnd w:id="11"/>
    </w:p>
    <w:p w:rsidR="00B80607" w:rsidRDefault="002E1A86">
      <w:pPr>
        <w:numPr>
          <w:ilvl w:val="0"/>
          <w:numId w:val="4"/>
        </w:numPr>
        <w:rPr>
          <w:b/>
        </w:rPr>
      </w:pPr>
      <w:bookmarkStart w:id="12" w:name="_zcopbx8oqrws"/>
      <w:bookmarkEnd w:id="12"/>
      <w:r>
        <w:rPr>
          <w:b/>
        </w:rPr>
        <w:t>Thành viên phía khách hàng</w:t>
      </w:r>
    </w:p>
    <w:p w:rsidR="00B80607" w:rsidRDefault="002E1A86">
      <w:bookmarkStart w:id="13" w:name="_fxmwkrkuty5z"/>
      <w:bookmarkEnd w:id="13"/>
      <w:r>
        <w:tab/>
        <w:t>- Project owner: Ông Nguyễn Đức Tiến</w:t>
      </w:r>
    </w:p>
    <w:p w:rsidR="00B80607" w:rsidDel="00CE367E" w:rsidRDefault="00B80607">
      <w:pPr>
        <w:rPr>
          <w:del w:id="14" w:author="Tran Tung" w:date="2019-05-21T00:27:00Z"/>
        </w:rPr>
      </w:pPr>
    </w:p>
    <w:p w:rsidR="00B80607" w:rsidDel="00CE367E" w:rsidRDefault="00B80607">
      <w:pPr>
        <w:rPr>
          <w:del w:id="15" w:author="Tran Tung" w:date="2019-05-21T00:27:00Z"/>
        </w:rPr>
      </w:pPr>
    </w:p>
    <w:p w:rsidR="00B80607" w:rsidRDefault="00B80607">
      <w:pPr>
        <w:rPr>
          <w:rFonts w:hint="eastAsia"/>
          <w:lang w:eastAsia="ja-JP"/>
        </w:rPr>
      </w:pPr>
    </w:p>
    <w:p w:rsidR="00B80607" w:rsidRDefault="002E1A86">
      <w:pPr>
        <w:pStyle w:val="Heading1"/>
        <w:numPr>
          <w:ilvl w:val="0"/>
          <w:numId w:val="2"/>
        </w:numPr>
      </w:pPr>
      <w:bookmarkStart w:id="16" w:name="_3dy6vkm"/>
      <w:bookmarkEnd w:id="16"/>
      <w:r>
        <w:t>Khảo sát dự án</w:t>
      </w:r>
    </w:p>
    <w:p w:rsidR="00B80607" w:rsidRDefault="002E1A86">
      <w:pPr>
        <w:pStyle w:val="Heading2"/>
        <w:numPr>
          <w:ilvl w:val="1"/>
          <w:numId w:val="2"/>
        </w:numPr>
      </w:pPr>
      <w:bookmarkStart w:id="17" w:name="_1t3h5sf"/>
      <w:bookmarkEnd w:id="17"/>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Pr>
        <w:rPr>
          <w:rFonts w:hint="eastAsia"/>
          <w:lang w:eastAsia="ja-JP"/>
        </w:rPr>
      </w:pPr>
    </w:p>
    <w:p w:rsidR="00B80607" w:rsidRDefault="002E1A86">
      <w:pPr>
        <w:pStyle w:val="Heading2"/>
        <w:numPr>
          <w:ilvl w:val="1"/>
          <w:numId w:val="2"/>
        </w:numPr>
      </w:pPr>
      <w:bookmarkStart w:id="18" w:name="_4d34og8"/>
      <w:bookmarkEnd w:id="18"/>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19" w:name="_2s8eyo1"/>
      <w:bookmarkEnd w:id="19"/>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20" w:name="_17dp8vu"/>
      <w:bookmarkEnd w:id="20"/>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21" w:name="_3rdcrjn"/>
      <w:bookmarkEnd w:id="21"/>
      <w:r>
        <w:lastRenderedPageBreak/>
        <w:t>Ước lượng</w:t>
      </w:r>
    </w:p>
    <w:p w:rsidR="00B80607" w:rsidRDefault="002E1A86">
      <w:pPr>
        <w:pStyle w:val="Heading2"/>
        <w:numPr>
          <w:ilvl w:val="1"/>
          <w:numId w:val="2"/>
        </w:numPr>
      </w:pPr>
      <w:bookmarkStart w:id="22" w:name="_26in1rg"/>
      <w:bookmarkEnd w:id="22"/>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r w:rsidR="0065683D">
        <w:rPr>
          <w:rFonts w:hint="eastAsia"/>
          <w:lang w:eastAsia="ja-JP"/>
        </w:rPr>
        <w:t>, khi khách hàng tiến lên, robot theo sau, khi khách hàng lùi lại, robot lùi lại.</w:t>
      </w:r>
    </w:p>
    <w:p w:rsidR="009E5FD8" w:rsidRDefault="009E5FD8" w:rsidP="009E5FD8">
      <w:pPr>
        <w:ind w:left="576" w:firstLine="720"/>
      </w:pPr>
      <w:r>
        <w:t xml:space="preserve">Trong đó: - Vật thể phía trước phải nằm trong khoảng </w:t>
      </w:r>
      <w:r w:rsidR="00F446D6">
        <w:t>10</w:t>
      </w:r>
      <w:r>
        <w:t xml:space="preserve"> cm đến </w:t>
      </w:r>
      <w:r w:rsidR="0065683D">
        <w:rPr>
          <w:rFonts w:hint="eastAsia"/>
          <w:lang w:eastAsia="ja-JP"/>
        </w:rPr>
        <w:t>50</w:t>
      </w:r>
      <w:r>
        <w:t xml:space="preserve"> cm</w:t>
      </w:r>
    </w:p>
    <w:p w:rsidR="009E5FD8" w:rsidRDefault="009E5FD8" w:rsidP="009E5FD8">
      <w:r>
        <w:tab/>
      </w:r>
      <w:r>
        <w:tab/>
      </w:r>
      <w:r>
        <w:tab/>
        <w:t xml:space="preserve"> - Khoảng cách cố định là </w:t>
      </w:r>
      <w:r w:rsidR="0065683D">
        <w:rPr>
          <w:rFonts w:hint="eastAsia"/>
          <w:lang w:eastAsia="ja-JP"/>
        </w:rPr>
        <w:t>15</w:t>
      </w:r>
      <w:r>
        <w:t xml:space="preserve"> cm</w:t>
      </w:r>
    </w:p>
    <w:p w:rsidR="00495EE6" w:rsidRDefault="00495EE6" w:rsidP="009E5FD8">
      <w:r>
        <w:tab/>
      </w:r>
      <w:r>
        <w:tab/>
      </w:r>
      <w:r>
        <w:tab/>
        <w:t xml:space="preserve"> - Bao gồm chức năng xác định khoảng cách bằng sóng siêu âm</w:t>
      </w:r>
    </w:p>
    <w:p w:rsidR="009E5FD8" w:rsidRDefault="002C6FEA" w:rsidP="00CE367E">
      <w:pPr>
        <w:ind w:left="576"/>
      </w:pPr>
      <w:r>
        <w:t xml:space="preserve">Tính năng buộc phải có </w:t>
      </w:r>
      <w:r w:rsidR="00880E01">
        <w:t xml:space="preserve">kèm </w:t>
      </w:r>
      <w:proofErr w:type="gramStart"/>
      <w:r w:rsidR="00880E01">
        <w:t>theo</w:t>
      </w:r>
      <w:proofErr w:type="gramEnd"/>
      <w:r w:rsidR="00880E01">
        <w:t xml:space="preserve"> yêu cầu của khách hàng</w:t>
      </w:r>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Del="00CE367E" w:rsidRDefault="001B621D" w:rsidP="00CE367E">
      <w:pPr>
        <w:rPr>
          <w:del w:id="23" w:author="Tran Tung" w:date="2019-05-21T00:27:00Z"/>
        </w:rPr>
      </w:pPr>
    </w:p>
    <w:p w:rsidR="001B621D" w:rsidDel="00CE367E" w:rsidRDefault="001B621D" w:rsidP="00CE367E">
      <w:pPr>
        <w:rPr>
          <w:del w:id="24" w:author="Tran Tung" w:date="2019-05-21T00:27:00Z"/>
        </w:rPr>
      </w:pPr>
    </w:p>
    <w:p w:rsidR="00CE367E" w:rsidRDefault="00CE367E" w:rsidP="00CE367E">
      <w:pPr>
        <w:rPr>
          <w:rFonts w:hint="eastAsia"/>
          <w:lang w:eastAsia="ja-JP"/>
        </w:rPr>
      </w:pPr>
    </w:p>
    <w:p w:rsidR="00B80607" w:rsidRDefault="002E1A86">
      <w:pPr>
        <w:pStyle w:val="Heading2"/>
        <w:numPr>
          <w:ilvl w:val="1"/>
          <w:numId w:val="2"/>
        </w:numPr>
      </w:pPr>
      <w:bookmarkStart w:id="25" w:name="_lnxbz9"/>
      <w:bookmarkEnd w:id="25"/>
      <w:r>
        <w:t>Ước lượng cách tích hợp hệ thống</w:t>
      </w:r>
    </w:p>
    <w:p w:rsidR="00137681" w:rsidRDefault="00137681" w:rsidP="00137681">
      <w:pPr>
        <w:ind w:left="576"/>
      </w:pPr>
      <w:r>
        <w:t xml:space="preserve">Thực hiện cài đặt chương trình kiểm thử </w:t>
      </w:r>
    </w:p>
    <w:p w:rsidR="00B826B7" w:rsidRDefault="00137681" w:rsidP="00137681">
      <w:pPr>
        <w:pStyle w:val="ListParagraph"/>
        <w:numPr>
          <w:ilvl w:val="0"/>
          <w:numId w:val="29"/>
        </w:numPr>
      </w:pPr>
      <w:r>
        <w:t>Chức năng: kiểm tra Qbot tình trạng các bộ phận, code có đúng không,</w:t>
      </w:r>
      <w:r w:rsidR="004C3986">
        <w:t xml:space="preserve"> lưu thời gian sử dụng các bộ phần để truy cứu</w:t>
      </w:r>
      <w:proofErr w:type="gramStart"/>
      <w:r w:rsidR="004C3986">
        <w:t>,</w:t>
      </w:r>
      <w:r>
        <w:t>…</w:t>
      </w:r>
      <w:proofErr w:type="gramEnd"/>
    </w:p>
    <w:p w:rsidR="004C3986" w:rsidRDefault="003A2DBB" w:rsidP="00137681">
      <w:pPr>
        <w:pStyle w:val="ListParagraph"/>
        <w:numPr>
          <w:ilvl w:val="0"/>
          <w:numId w:val="29"/>
        </w:numPr>
      </w:pPr>
      <w:r>
        <w:t xml:space="preserve">Mục đích: </w:t>
      </w:r>
    </w:p>
    <w:p w:rsidR="004C3986" w:rsidRDefault="004C3986" w:rsidP="004C3986">
      <w:pPr>
        <w:pStyle w:val="ListParagraph"/>
        <w:numPr>
          <w:ilvl w:val="1"/>
          <w:numId w:val="29"/>
        </w:numPr>
      </w:pPr>
      <w:r>
        <w:t>G</w:t>
      </w:r>
      <w:r w:rsidR="003A2DBB">
        <w:t>iúp khách hàng có thể tự kiểm tra tình trạng của sản phẩm</w:t>
      </w:r>
    </w:p>
    <w:p w:rsidR="004C3986" w:rsidRDefault="004C3986" w:rsidP="004C3986">
      <w:pPr>
        <w:pStyle w:val="ListParagraph"/>
        <w:numPr>
          <w:ilvl w:val="1"/>
          <w:numId w:val="29"/>
        </w:numPr>
      </w:pPr>
      <w:r>
        <w:t>Thống kê thời hạn sử dụng các bộ phận, chi phí bổ sung</w:t>
      </w:r>
    </w:p>
    <w:p w:rsidR="004C3986" w:rsidRDefault="004C3986" w:rsidP="004C3986">
      <w:pPr>
        <w:pStyle w:val="ListParagraph"/>
        <w:numPr>
          <w:ilvl w:val="1"/>
          <w:numId w:val="29"/>
        </w:numPr>
      </w:pPr>
      <w:r>
        <w:t>Giảm sự phụ thuộc hỗ trợ kĩ thuật</w:t>
      </w:r>
    </w:p>
    <w:p w:rsidR="003A2DBB" w:rsidRDefault="004C3986" w:rsidP="004C3986">
      <w:pPr>
        <w:pStyle w:val="ListParagraph"/>
        <w:numPr>
          <w:ilvl w:val="1"/>
          <w:numId w:val="29"/>
        </w:numPr>
      </w:pPr>
      <w:r>
        <w:t>Tiết kiệm thời gian khi có nghi ngờ hỏng hóc</w:t>
      </w:r>
    </w:p>
    <w:p w:rsidR="008E6D63" w:rsidRDefault="008E6D63" w:rsidP="00D849E2">
      <w:pPr>
        <w:pStyle w:val="ListParagraph"/>
        <w:numPr>
          <w:ilvl w:val="0"/>
          <w:numId w:val="29"/>
        </w:numPr>
      </w:pPr>
      <w:r>
        <w:t>Phương pháp:</w:t>
      </w:r>
    </w:p>
    <w:p w:rsidR="00D849E2" w:rsidRDefault="008E6D63" w:rsidP="008E6D63">
      <w:pPr>
        <w:pStyle w:val="ListParagraph"/>
        <w:numPr>
          <w:ilvl w:val="1"/>
          <w:numId w:val="29"/>
        </w:numPr>
      </w:pPr>
      <w:r>
        <w:t>cài đặt trên máy tính hiện có ở cửa hàng</w:t>
      </w:r>
    </w:p>
    <w:p w:rsidR="008E6D63" w:rsidRDefault="008E6D63" w:rsidP="008E6D63">
      <w:pPr>
        <w:pStyle w:val="ListParagraph"/>
        <w:numPr>
          <w:ilvl w:val="1"/>
          <w:numId w:val="29"/>
        </w:numPr>
      </w:pPr>
      <w:r>
        <w:t>cung cấp các thiết bị liên quan như dây kết nối</w:t>
      </w:r>
    </w:p>
    <w:p w:rsidR="00495EE6" w:rsidRPr="00495EE6" w:rsidRDefault="008E6D63" w:rsidP="00CE367E">
      <w:pPr>
        <w:pStyle w:val="ListParagraph"/>
        <w:numPr>
          <w:ilvl w:val="1"/>
          <w:numId w:val="29"/>
        </w:numPr>
      </w:pPr>
      <w:r>
        <w:t>train nhân viên cửa hàng</w:t>
      </w:r>
    </w:p>
    <w:p w:rsidR="00B80607" w:rsidRDefault="002E1A86">
      <w:pPr>
        <w:pStyle w:val="Heading2"/>
        <w:numPr>
          <w:ilvl w:val="1"/>
          <w:numId w:val="2"/>
        </w:numPr>
      </w:pPr>
      <w:bookmarkStart w:id="26" w:name="_35nkun2"/>
      <w:bookmarkEnd w:id="26"/>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27" w:name="_1ksv4uv"/>
      <w:bookmarkEnd w:id="27"/>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lastRenderedPageBreak/>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28" w:name="_44sinio"/>
      <w:bookmarkEnd w:id="28"/>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lastRenderedPageBreak/>
        <w:t>Bao gồm: Mô tơ bánh xe, đèn, 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29" w:name="_2jxsxqh"/>
      <w:bookmarkEnd w:id="29"/>
      <w:r>
        <w:t>Ước lượng cách thức triển khai/cài đặt</w:t>
      </w:r>
    </w:p>
    <w:p w:rsidR="007E6C23" w:rsidRDefault="007E6C23" w:rsidP="007E6C23">
      <w:pPr>
        <w:ind w:left="432"/>
      </w:pPr>
      <w:r>
        <w:t>Máy sau quá trình kiểm thử có thể sử dụng luôn.</w:t>
      </w:r>
    </w:p>
    <w:p w:rsidR="007E6C23" w:rsidRPr="007E6C23" w:rsidRDefault="007E6C23" w:rsidP="00CE367E">
      <w:pPr>
        <w:ind w:left="432"/>
      </w:pPr>
      <w:r>
        <w:t>Train nhân viên cửa hàng thành chuyên viên Qbot: 1 tuần</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30" w:name="_z337ya"/>
      <w:bookmarkEnd w:id="30"/>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r w:rsidR="007672B2">
        <w:rPr>
          <w:rFonts w:hint="eastAsia"/>
          <w:i/>
          <w:lang w:eastAsia="ja-JP"/>
        </w:rPr>
        <w:t>+ V</w:t>
      </w:r>
      <w:r>
        <w:rPr>
          <w:i/>
        </w:rPr>
        <w:t xml:space="preserve">= </w:t>
      </w:r>
      <w:r w:rsidR="007672B2">
        <w:rPr>
          <w:rFonts w:hint="eastAsia"/>
          <w:b/>
          <w:i/>
          <w:lang w:eastAsia="ja-JP"/>
        </w:rPr>
        <w:t>528</w:t>
      </w:r>
      <w:r w:rsidRPr="00DD4151">
        <w:rPr>
          <w:b/>
          <w:i/>
        </w:rPr>
        <w:t>M</w:t>
      </w:r>
    </w:p>
    <w:p w:rsidR="00D103E3" w:rsidRPr="00CA72B5" w:rsidRDefault="002E1A86" w:rsidP="00D103E3">
      <w:pPr>
        <w:pStyle w:val="Heading1"/>
        <w:numPr>
          <w:ilvl w:val="0"/>
          <w:numId w:val="2"/>
        </w:numPr>
        <w:rPr>
          <w:lang w:eastAsia="ja-JP"/>
        </w:rPr>
      </w:pPr>
      <w:bookmarkStart w:id="31" w:name="_3j2qqm3"/>
      <w:bookmarkEnd w:id="31"/>
      <w:r>
        <w:lastRenderedPageBreak/>
        <w:t>Phân chia các giai đoạn chính</w:t>
      </w:r>
    </w:p>
    <w:p w:rsidR="00D103E3" w:rsidRDefault="003165CA" w:rsidP="00CA72B5">
      <w:pPr>
        <w:keepNext/>
        <w:rPr>
          <w:ins w:id="32" w:author="Tran Tung" w:date="2019-05-21T00:28:00Z"/>
          <w:rFonts w:hint="eastAsia"/>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9" o:title=""/>
          </v:shape>
          <o:OLEObject Type="Embed" ProgID="Excel.Sheet.12" ShapeID="_x0000_i1025" DrawAspect="Content" ObjectID="_1619903723" r:id="rId10"/>
        </w:object>
      </w:r>
    </w:p>
    <w:p w:rsidR="00CE367E" w:rsidRDefault="00CE367E" w:rsidP="00CA72B5">
      <w:pPr>
        <w:keepNext/>
        <w:rPr>
          <w:ins w:id="33" w:author="Tran Tung" w:date="2019-05-21T00:28:00Z"/>
          <w:rFonts w:hint="eastAsia"/>
          <w:b/>
          <w:i/>
          <w:color w:val="000000"/>
          <w:highlight w:val="white"/>
          <w:lang w:eastAsia="ja-JP"/>
        </w:rPr>
      </w:pPr>
    </w:p>
    <w:p w:rsidR="00CE367E" w:rsidRPr="00CE367E" w:rsidRDefault="00CE367E" w:rsidP="00CA72B5">
      <w:pPr>
        <w:keepNext/>
        <w:rPr>
          <w:color w:val="000000"/>
          <w:highlight w:val="white"/>
          <w:lang w:eastAsia="ja-JP"/>
          <w:rPrChange w:id="34" w:author="Tran Tung" w:date="2019-05-21T00:28:00Z">
            <w:rPr>
              <w:b/>
              <w:i/>
              <w:color w:val="000000"/>
              <w:highlight w:val="white"/>
              <w:lang w:eastAsia="ja-JP"/>
            </w:rPr>
          </w:rPrChange>
        </w:rPr>
      </w:pPr>
    </w:p>
    <w:p w:rsidR="00B80607" w:rsidRDefault="002E1A86">
      <w:pPr>
        <w:pStyle w:val="Heading1"/>
        <w:numPr>
          <w:ilvl w:val="0"/>
          <w:numId w:val="2"/>
        </w:numPr>
      </w:pPr>
      <w:bookmarkStart w:id="35" w:name="_1y810tw"/>
      <w:bookmarkEnd w:id="35"/>
      <w:r>
        <w:t xml:space="preserve">Phân tích thiết kế </w:t>
      </w:r>
    </w:p>
    <w:p w:rsidR="00B80607" w:rsidRDefault="004077B3">
      <w:pPr>
        <w:pStyle w:val="Heading2"/>
        <w:numPr>
          <w:ilvl w:val="1"/>
          <w:numId w:val="2"/>
        </w:numPr>
      </w:pPr>
      <w:bookmarkStart w:id="36" w:name="_4i7ojhp"/>
      <w:bookmarkEnd w:id="36"/>
      <w:r>
        <w:rPr>
          <w:noProof/>
          <w:lang w:eastAsia="ja-JP" w:bidi="ar-SA"/>
        </w:rPr>
        <mc:AlternateContent>
          <mc:Choice Requires="wps">
            <w:drawing>
              <wp:anchor distT="45720" distB="45720" distL="114300" distR="114300" simplePos="0" relativeHeight="251668480" behindDoc="0" locked="0" layoutInCell="1" allowOverlap="1" wp14:anchorId="1F4246A1" wp14:editId="4C9C5359">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r>
                              <w:t>Compile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r>
                        <w:t>Compile</w:t>
                      </w:r>
                    </w:p>
                  </w:txbxContent>
                </v:textbox>
                <w10:wrap type="topAndBottom"/>
              </v:shape>
            </w:pict>
          </mc:Fallback>
        </mc:AlternateContent>
      </w:r>
      <w:r>
        <w:rPr>
          <w:noProof/>
          <w:lang w:eastAsia="ja-JP" w:bidi="ar-SA"/>
        </w:rPr>
        <mc:AlternateContent>
          <mc:Choice Requires="wps">
            <w:drawing>
              <wp:anchor distT="45720" distB="45720" distL="114300" distR="114300" simplePos="0" relativeHeight="251657216" behindDoc="0" locked="0" layoutInCell="1" allowOverlap="1" wp14:anchorId="6E93B7F4" wp14:editId="34050CF8">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Qbot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r>
                        <w:t>Qbot</w:t>
                      </w:r>
                    </w:p>
                  </w:txbxContent>
                </v:textbox>
                <w10:wrap type="topAndBottom"/>
              </v:shape>
            </w:pict>
          </mc:Fallback>
        </mc:AlternateContent>
      </w:r>
      <w:r>
        <w:rPr>
          <w:noProof/>
          <w:lang w:eastAsia="ja-JP" w:bidi="ar-SA"/>
        </w:rPr>
        <mc:AlternateContent>
          <mc:Choice Requires="wps">
            <w:drawing>
              <wp:anchor distT="0" distB="0" distL="114300" distR="114300" simplePos="0" relativeHeight="251661312" behindDoc="0" locked="0" layoutInCell="1" allowOverlap="1" wp14:anchorId="6BD74591" wp14:editId="3C94BDA4">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7F04C2"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lang w:eastAsia="ja-JP" w:bidi="ar-SA"/>
        </w:rPr>
        <mc:AlternateContent>
          <mc:Choice Requires="wps">
            <w:drawing>
              <wp:anchor distT="0" distB="0" distL="114300" distR="114300" simplePos="0" relativeHeight="251659264" behindDoc="0" locked="0" layoutInCell="1" allowOverlap="1" wp14:anchorId="6ACD062D" wp14:editId="5672E25C">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5C4BF"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r>
        <w:rPr>
          <w:noProof/>
          <w:lang w:eastAsia="ja-JP" w:bidi="ar-SA"/>
        </w:rPr>
        <mc:AlternateContent>
          <mc:Choice Requires="wps">
            <w:drawing>
              <wp:anchor distT="45720" distB="45720" distL="114300" distR="114300" simplePos="0" relativeHeight="251649024" behindDoc="0" locked="0" layoutInCell="1" allowOverlap="1" wp14:anchorId="709BCBA1" wp14:editId="23DFDFFE">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WeMake v2.4</w:t>
                            </w:r>
                          </w:p>
                          <w:p w:rsidR="004077B3" w:rsidRDefault="004077B3">
                            <w:r>
                              <w:t>Arduino IDE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r>
                        <w:t>WeMake v2.4</w:t>
                      </w:r>
                    </w:p>
                    <w:p w:rsidR="004077B3" w:rsidRDefault="004077B3">
                      <w:r>
                        <w:t>Arduino IDE</w:t>
                      </w:r>
                    </w:p>
                  </w:txbxContent>
                </v:textbox>
                <w10:wrap type="topAndBottom"/>
              </v:shape>
            </w:pict>
          </mc:Fallback>
        </mc:AlternateContent>
      </w:r>
      <w:r>
        <w:rPr>
          <w:noProof/>
          <w:lang w:eastAsia="ja-JP" w:bidi="ar-SA"/>
        </w:rPr>
        <mc:AlternateContent>
          <mc:Choice Requires="wps">
            <w:drawing>
              <wp:anchor distT="45720" distB="45720" distL="114300" distR="114300" simplePos="0" relativeHeight="251639808" behindDoc="0" locked="0" layoutInCell="1" allowOverlap="1" wp14:anchorId="0189D2E2" wp14:editId="1F6BEADD">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Mã nguồn 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r>
                        <w:t>Mã nguồn C++</w:t>
                      </w:r>
                    </w:p>
                  </w:txbxContent>
                </v:textbox>
                <w10:wrap type="topAndBottom"/>
              </v:shape>
            </w:pict>
          </mc:Fallback>
        </mc:AlternateContent>
      </w:r>
      <w:r w:rsidR="002E1A86">
        <w:t>Mô hình tích hợp phần cứng/phần mềm</w:t>
      </w:r>
    </w:p>
    <w:p w:rsidR="004077B3" w:rsidRPr="001A1634" w:rsidRDefault="004077B3" w:rsidP="00CE367E">
      <w:pPr>
        <w:ind w:left="576"/>
      </w:pPr>
    </w:p>
    <w:p w:rsidR="00B80607" w:rsidRDefault="002E1A86">
      <w:pPr>
        <w:pStyle w:val="Heading2"/>
        <w:numPr>
          <w:ilvl w:val="1"/>
          <w:numId w:val="2"/>
        </w:numPr>
      </w:pPr>
      <w:bookmarkStart w:id="37" w:name="_2xcytpi"/>
      <w:bookmarkStart w:id="38" w:name="_GoBack"/>
      <w:bookmarkEnd w:id="37"/>
      <w:bookmarkEnd w:id="38"/>
      <w:r>
        <w:t>Giao diện</w:t>
      </w:r>
    </w:p>
    <w:p w:rsidR="002E2D8B" w:rsidRDefault="00F362C0" w:rsidP="00CE367E">
      <w:r>
        <w:rPr>
          <w:noProof/>
        </w:rPr>
        <w:t xml:space="preserve"> </w:t>
      </w:r>
      <w:r w:rsidR="002E2D8B" w:rsidRPr="00CE367E">
        <w:rPr>
          <w:noProof/>
          <w:lang w:eastAsia="ja-JP" w:bidi="ar-SA"/>
        </w:rPr>
        <w:drawing>
          <wp:anchor distT="0" distB="0" distL="114300" distR="114300" simplePos="0" relativeHeight="251669504" behindDoc="0" locked="0" layoutInCell="1" allowOverlap="1" wp14:anchorId="2CB49EE6" wp14:editId="2840A749">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p>
    <w:p w:rsidR="00F362C0" w:rsidRDefault="00F362C0" w:rsidP="00F362C0">
      <w:pPr>
        <w:pStyle w:val="Heading2"/>
        <w:numPr>
          <w:ilvl w:val="2"/>
          <w:numId w:val="2"/>
        </w:numPr>
        <w:ind w:hanging="294"/>
      </w:pPr>
      <w:r w:rsidRPr="00CE367E">
        <w:rPr>
          <w:noProof/>
          <w:lang w:eastAsia="ja-JP" w:bidi="ar-SA"/>
        </w:rPr>
        <w:drawing>
          <wp:anchor distT="0" distB="0" distL="114300" distR="114300" simplePos="0" relativeHeight="251674624" behindDoc="1" locked="0" layoutInCell="1" allowOverlap="1" wp14:anchorId="4DDF5CFA" wp14:editId="0CFECAD3">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2C0">
        <w:t xml:space="preserve">Đầu vào </w:t>
      </w:r>
      <w:r>
        <w:t>–</w:t>
      </w:r>
      <w:r w:rsidRPr="00F362C0">
        <w:t xml:space="preserve"> Input</w:t>
      </w:r>
    </w:p>
    <w:p w:rsidR="00F362C0" w:rsidRDefault="00F362C0" w:rsidP="00F362C0">
      <w:pPr>
        <w:ind w:left="720"/>
      </w:pPr>
      <w:r>
        <w:t xml:space="preserve">Sử dụng Ultrasonic sensor (Hình 7.1) </w:t>
      </w:r>
    </w:p>
    <w:p w:rsidR="00F362C0" w:rsidRDefault="00F362C0" w:rsidP="00F362C0">
      <w:pPr>
        <w:ind w:left="720"/>
      </w:pPr>
      <w:r>
        <w:t>để xác định khoảng cách tới vật thể phía trước.</w:t>
      </w:r>
      <w:r w:rsidRPr="00F362C0">
        <w:rPr>
          <w:noProof/>
        </w:rPr>
        <w:t xml:space="preserve"> </w:t>
      </w:r>
    </w:p>
    <w:p w:rsidR="00F362C0" w:rsidRDefault="00F362C0">
      <w:pPr>
        <w:ind w:left="720"/>
      </w:pPr>
    </w:p>
    <w:p w:rsidR="00F362C0" w:rsidRDefault="00F362C0" w:rsidP="00F362C0">
      <w:pPr>
        <w:ind w:left="720"/>
        <w:jc w:val="center"/>
      </w:pPr>
    </w:p>
    <w:p w:rsidR="00F362C0" w:rsidRDefault="00F362C0" w:rsidP="00F362C0">
      <w:pPr>
        <w:ind w:left="720"/>
        <w:jc w:val="center"/>
      </w:pPr>
    </w:p>
    <w:p w:rsidR="00F362C0" w:rsidRDefault="00F362C0" w:rsidP="00F362C0">
      <w:pPr>
        <w:ind w:left="720"/>
        <w:jc w:val="center"/>
      </w:pPr>
    </w:p>
    <w:p w:rsidR="00F362C0" w:rsidRDefault="00F362C0" w:rsidP="00F362C0">
      <w:pPr>
        <w:ind w:left="720"/>
        <w:jc w:val="center"/>
      </w:pPr>
    </w:p>
    <w:p w:rsidR="00F362C0" w:rsidRPr="001A1634" w:rsidRDefault="00F362C0" w:rsidP="00CE367E">
      <w:pPr>
        <w:ind w:left="4320" w:firstLine="720"/>
        <w:jc w:val="center"/>
      </w:pPr>
      <w:r>
        <w:t xml:space="preserve">            Hình 7.1: Ultrasonic sensor</w:t>
      </w:r>
    </w:p>
    <w:p w:rsidR="00F362C0" w:rsidRPr="00F362C0" w:rsidRDefault="00F362C0" w:rsidP="00CE367E">
      <w:pPr>
        <w:pStyle w:val="Heading2"/>
        <w:numPr>
          <w:ilvl w:val="2"/>
          <w:numId w:val="2"/>
        </w:numPr>
        <w:ind w:hanging="294"/>
      </w:pPr>
      <w:r w:rsidRPr="00F362C0">
        <w:t xml:space="preserve">Đầu </w:t>
      </w:r>
      <w:r>
        <w:t>ra</w:t>
      </w:r>
      <w:r w:rsidRPr="00F362C0">
        <w:t xml:space="preserve"> - </w:t>
      </w:r>
      <w:r>
        <w:t>Output</w:t>
      </w:r>
    </w:p>
    <w:p w:rsidR="002E2D8B" w:rsidRDefault="00F362C0" w:rsidP="00CE367E">
      <w:pPr>
        <w:ind w:left="720"/>
      </w:pPr>
      <w:r>
        <w:t xml:space="preserve">Từ khoảng cách xác định được điều chỉnh tốc độ quay của 2 bánh xe. Từ đó điều chỉnh chuyển động của xe tương ứng với khoảng các thu được. </w:t>
      </w:r>
    </w:p>
    <w:p w:rsidR="00B80607" w:rsidRDefault="002E1A86">
      <w:pPr>
        <w:pStyle w:val="Heading2"/>
        <w:numPr>
          <w:ilvl w:val="1"/>
          <w:numId w:val="2"/>
        </w:numPr>
      </w:pPr>
      <w:bookmarkStart w:id="39" w:name="_1ci93xb"/>
      <w:bookmarkEnd w:id="39"/>
      <w:r>
        <w:t>Cơ sở dữ liệu</w:t>
      </w:r>
    </w:p>
    <w:p w:rsidR="004077B3" w:rsidRPr="001A1634" w:rsidRDefault="002E2D8B" w:rsidP="00CE367E">
      <w:pPr>
        <w:pStyle w:val="ListParagraph"/>
        <w:numPr>
          <w:ilvl w:val="0"/>
          <w:numId w:val="27"/>
        </w:numPr>
      </w:pPr>
      <w:r>
        <w:t>Không sử dụng</w:t>
      </w:r>
    </w:p>
    <w:p w:rsidR="00B80607" w:rsidRDefault="002E1A86">
      <w:pPr>
        <w:pStyle w:val="Heading2"/>
        <w:numPr>
          <w:ilvl w:val="1"/>
          <w:numId w:val="2"/>
        </w:numPr>
      </w:pPr>
      <w:bookmarkStart w:id="40" w:name="_3whwml4"/>
      <w:bookmarkEnd w:id="40"/>
      <w:r>
        <w:t>Mạng</w:t>
      </w:r>
    </w:p>
    <w:p w:rsidR="004077B3" w:rsidRPr="001A1634" w:rsidRDefault="002E2D8B" w:rsidP="00CE367E">
      <w:pPr>
        <w:pStyle w:val="ListParagraph"/>
        <w:numPr>
          <w:ilvl w:val="0"/>
          <w:numId w:val="27"/>
        </w:numPr>
      </w:pPr>
      <w:r>
        <w:t>Không sử dụng</w:t>
      </w:r>
    </w:p>
    <w:p w:rsidR="004077B3" w:rsidRDefault="002E1A86" w:rsidP="002E2D8B">
      <w:pPr>
        <w:pStyle w:val="Heading2"/>
        <w:numPr>
          <w:ilvl w:val="1"/>
          <w:numId w:val="2"/>
        </w:numPr>
      </w:pPr>
      <w:bookmarkStart w:id="41" w:name="_2bn6wsx"/>
      <w:bookmarkEnd w:id="41"/>
      <w:r>
        <w:t>Tương tác người dùng</w:t>
      </w:r>
    </w:p>
    <w:p w:rsidR="00C91B91" w:rsidRDefault="00C91B91" w:rsidP="00CE367E">
      <w:pPr>
        <w:pStyle w:val="ListParagraph"/>
        <w:numPr>
          <w:ilvl w:val="0"/>
          <w:numId w:val="27"/>
        </w:numPr>
      </w:pPr>
      <w:r>
        <w:t xml:space="preserve">Để khởi động robot, chuyển công tắc phía sau robot sang ON. </w:t>
      </w:r>
      <w:r w:rsidR="00F362C0">
        <w:t>Khi người dùng khởi động robot, robot sẽ bắt đầu di chuyển như được lập trình sẵn.</w:t>
      </w:r>
    </w:p>
    <w:p w:rsidR="00092331" w:rsidRPr="001A1634" w:rsidRDefault="00C91B91" w:rsidP="00CE367E">
      <w:pPr>
        <w:pStyle w:val="ListParagraph"/>
        <w:numPr>
          <w:ilvl w:val="0"/>
          <w:numId w:val="27"/>
        </w:numPr>
      </w:pPr>
      <w:r>
        <w:t>Để ngưng hoạt động của robot, chuyển công tắc phía sau robot sang OFF.</w:t>
      </w:r>
      <w:r w:rsidR="004F215D" w:rsidRPr="001A1634">
        <w:t xml:space="preserve"> </w:t>
      </w:r>
    </w:p>
    <w:p w:rsidR="00092331" w:rsidRPr="001A1634" w:rsidRDefault="00092331" w:rsidP="00CE367E"/>
    <w:p w:rsidR="004077B3" w:rsidRDefault="002E1A86" w:rsidP="00CE367E">
      <w:pPr>
        <w:pStyle w:val="Heading2"/>
        <w:numPr>
          <w:ilvl w:val="1"/>
          <w:numId w:val="2"/>
        </w:numPr>
      </w:pPr>
      <w:bookmarkStart w:id="42" w:name="_qsh70q"/>
      <w:bookmarkEnd w:id="42"/>
      <w:r>
        <w:t>Đặc tả giao diện API (interface)</w:t>
      </w:r>
    </w:p>
    <w:p w:rsidR="00B35918" w:rsidRDefault="00B35918" w:rsidP="00CE367E">
      <w:pPr>
        <w:pStyle w:val="Heading2"/>
        <w:numPr>
          <w:ilvl w:val="2"/>
          <w:numId w:val="2"/>
        </w:numPr>
        <w:ind w:hanging="153"/>
      </w:pPr>
      <w:r>
        <w:t>Biểu đồ gói (Package diagram)</w:t>
      </w:r>
    </w:p>
    <w:p w:rsidR="00B35918" w:rsidRDefault="00092331" w:rsidP="004077B3">
      <w:pPr>
        <w:ind w:left="576"/>
      </w:pPr>
      <w:r w:rsidRPr="00CE367E">
        <w:rPr>
          <w:noProof/>
          <w:lang w:eastAsia="ja-JP" w:bidi="ar-SA"/>
        </w:rPr>
        <w:drawing>
          <wp:inline distT="0" distB="0" distL="0" distR="0" wp14:anchorId="2992F739" wp14:editId="06230B52">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p>
    <w:p w:rsidR="00092331" w:rsidRDefault="00684396" w:rsidP="00092331">
      <w:pPr>
        <w:pStyle w:val="Heading2"/>
        <w:numPr>
          <w:ilvl w:val="2"/>
          <w:numId w:val="2"/>
        </w:numPr>
        <w:ind w:hanging="153"/>
      </w:pPr>
      <w:r>
        <w:lastRenderedPageBreak/>
        <w:t>Sơ đồ gọi hàm</w:t>
      </w:r>
      <w:r w:rsidR="00092331">
        <w:t xml:space="preserve"> (</w:t>
      </w:r>
      <w:r w:rsidRPr="00684396">
        <w:t>Call graph</w:t>
      </w:r>
      <w:r w:rsidR="00092331">
        <w:t>)</w:t>
      </w:r>
    </w:p>
    <w:p w:rsidR="00092331" w:rsidRDefault="00684396" w:rsidP="004077B3">
      <w:pPr>
        <w:ind w:left="576"/>
      </w:pPr>
      <w:r w:rsidRPr="00CE367E">
        <w:rPr>
          <w:noProof/>
          <w:lang w:eastAsia="ja-JP" w:bidi="ar-SA"/>
        </w:rPr>
        <w:drawing>
          <wp:inline distT="0" distB="0" distL="0" distR="0" wp14:anchorId="0B171CC8" wp14:editId="10B7EC84">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p>
    <w:p w:rsidR="001421DD" w:rsidRDefault="001421DD" w:rsidP="004077B3">
      <w:pPr>
        <w:ind w:left="576"/>
      </w:pPr>
    </w:p>
    <w:p w:rsidR="001421DD" w:rsidRDefault="001421DD" w:rsidP="001421DD">
      <w:pPr>
        <w:pStyle w:val="Heading2"/>
        <w:numPr>
          <w:ilvl w:val="2"/>
          <w:numId w:val="2"/>
        </w:numPr>
        <w:ind w:hanging="153"/>
      </w:pPr>
      <w:r>
        <w:lastRenderedPageBreak/>
        <w:t>Giao diện các hàm</w:t>
      </w:r>
    </w:p>
    <w:p w:rsidR="001421DD" w:rsidRPr="001A1634" w:rsidRDefault="001421DD" w:rsidP="00CE367E">
      <w:pPr>
        <w:ind w:left="576"/>
      </w:pPr>
      <w:r w:rsidRPr="00CE367E">
        <w:rPr>
          <w:noProof/>
          <w:lang w:eastAsia="ja-JP" w:bidi="ar-SA"/>
        </w:rPr>
        <mc:AlternateContent>
          <mc:Choice Requires="wps">
            <w:drawing>
              <wp:inline distT="0" distB="0" distL="0" distR="0" wp14:anchorId="38B1ED4D" wp14:editId="1CE965F6">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r>
                              <w:t>// lấy khoảng cách đo được bởi cảm biến siêu âm</w:t>
                            </w:r>
                          </w:p>
                          <w:p w:rsidR="005864AE" w:rsidRDefault="001421DD" w:rsidP="005864AE">
                            <w:proofErr w:type="gramStart"/>
                            <w:r>
                              <w:t>unsigned</w:t>
                            </w:r>
                            <w:proofErr w:type="gramEnd"/>
                            <w:r>
                              <w:t xml:space="preserve"> long getDistance();</w:t>
                            </w:r>
                          </w:p>
                          <w:p w:rsidR="001421DD" w:rsidRDefault="005864AE" w:rsidP="005864AE">
                            <w:r>
                              <w:t>-----------------------------------------------------------------------------------------</w:t>
                            </w:r>
                          </w:p>
                          <w:p w:rsidR="001421DD" w:rsidRDefault="001421DD" w:rsidP="001421DD">
                            <w:r>
                              <w:t>// Trả về khoảng cách tới vật gần nhất</w:t>
                            </w:r>
                          </w:p>
                          <w:p w:rsidR="005864AE" w:rsidRDefault="001421DD" w:rsidP="005864AE">
                            <w:proofErr w:type="gramStart"/>
                            <w:r>
                              <w:t>unsigned</w:t>
                            </w:r>
                            <w:proofErr w:type="gramEnd"/>
                            <w:r>
                              <w:t xml:space="preserve"> long measureDistance();</w:t>
                            </w:r>
                          </w:p>
                          <w:p w:rsidR="005864AE" w:rsidRDefault="005864AE" w:rsidP="005864AE">
                            <w:r>
                              <w:t>-----------------------------------------------------------------------------------------</w:t>
                            </w:r>
                          </w:p>
                          <w:p w:rsidR="005864AE" w:rsidRDefault="005864AE" w:rsidP="005864AE">
                            <w:r>
                              <w:t>// Xoay xe để tìm kiếm vật</w:t>
                            </w:r>
                          </w:p>
                          <w:p w:rsidR="005864AE" w:rsidRDefault="005864AE" w:rsidP="005864AE">
                            <w:proofErr w:type="gramStart"/>
                            <w:r>
                              <w:t>boolean</w:t>
                            </w:r>
                            <w:proofErr w:type="gramEnd"/>
                            <w:r>
                              <w:t xml:space="preserve"> detectObject();</w:t>
                            </w:r>
                          </w:p>
                          <w:p w:rsidR="005864AE" w:rsidRDefault="005864AE" w:rsidP="005864AE">
                            <w:r>
                              <w:t>-----------------------------------------------------------------------------------------</w:t>
                            </w:r>
                          </w:p>
                          <w:p w:rsidR="005864AE" w:rsidRDefault="005864AE" w:rsidP="005864AE">
                            <w:r>
                              <w:t>// Dừng xe</w:t>
                            </w:r>
                          </w:p>
                          <w:p w:rsidR="005864AE" w:rsidRDefault="005864AE" w:rsidP="005864AE">
                            <w:proofErr w:type="gramStart"/>
                            <w:r>
                              <w:t>void</w:t>
                            </w:r>
                            <w:proofErr w:type="gramEnd"/>
                            <w:r>
                              <w:t xml:space="preserve"> stopMoving();</w:t>
                            </w:r>
                          </w:p>
                          <w:p w:rsidR="005864AE" w:rsidRDefault="005864AE" w:rsidP="005864AE">
                            <w:r>
                              <w:t>-----------------------------------------------------------------------------------------</w:t>
                            </w:r>
                          </w:p>
                          <w:p w:rsidR="005864AE" w:rsidRDefault="005864AE" w:rsidP="005864AE">
                            <w:r>
                              <w:t>// Tiến lên trước</w:t>
                            </w:r>
                          </w:p>
                          <w:p w:rsidR="005864AE" w:rsidRDefault="005864AE" w:rsidP="005864AE">
                            <w:r>
                              <w:t>// params: speed tốc độ quay của bánh xe (vòng/phút)</w:t>
                            </w:r>
                          </w:p>
                          <w:p w:rsidR="005864AE" w:rsidRDefault="005864AE" w:rsidP="005864AE">
                            <w:proofErr w:type="gramStart"/>
                            <w:r>
                              <w:t>void</w:t>
                            </w:r>
                            <w:proofErr w:type="gramEnd"/>
                            <w:r>
                              <w:t xml:space="preserve"> moveForward(int speed);</w:t>
                            </w:r>
                          </w:p>
                          <w:p w:rsidR="005864AE" w:rsidRDefault="005864AE" w:rsidP="005864AE">
                            <w:r>
                              <w:t>-----------------------------------------------------------------------------------------</w:t>
                            </w:r>
                          </w:p>
                          <w:p w:rsidR="005864AE" w:rsidRDefault="005864AE" w:rsidP="005864AE">
                            <w:r>
                              <w:t>// Lùi lại</w:t>
                            </w:r>
                          </w:p>
                          <w:p w:rsidR="005864AE" w:rsidRDefault="005864AE" w:rsidP="005864AE">
                            <w:r>
                              <w:t>// params: speed tốc độ quay của bánh xe (vòng/phút)</w:t>
                            </w:r>
                          </w:p>
                          <w:p w:rsidR="005864AE" w:rsidRDefault="005864AE" w:rsidP="005864AE">
                            <w:proofErr w:type="gramStart"/>
                            <w:r>
                              <w:t>void</w:t>
                            </w:r>
                            <w:proofErr w:type="gramEnd"/>
                            <w:r>
                              <w:t xml:space="preserve"> moveBackward(int speed);</w:t>
                            </w:r>
                          </w:p>
                          <w:p w:rsidR="005864AE" w:rsidRDefault="005864AE" w:rsidP="005864AE">
                            <w:r>
                              <w:t>-----------------------------------------------------------------------------------------</w:t>
                            </w:r>
                          </w:p>
                          <w:p w:rsidR="005864AE" w:rsidRDefault="005864AE" w:rsidP="005864AE">
                            <w:r>
                              <w:t>// Xoay trái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turnLeft(int angle, int speed);</w:t>
                            </w:r>
                          </w:p>
                          <w:p w:rsidR="005864AE" w:rsidRDefault="005864AE" w:rsidP="005864AE">
                            <w:r>
                              <w:t>-----------------------------------------------------------------------------------------</w:t>
                            </w:r>
                          </w:p>
                          <w:p w:rsidR="005864AE" w:rsidRDefault="005864AE" w:rsidP="005864AE">
                            <w:r>
                              <w:t>// Xoay phải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turnRight(int angle, int speed);</w:t>
                            </w:r>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r>
                        <w:t>// lấy khoảng cách đo được bởi cảm biến siêu âm</w:t>
                      </w:r>
                    </w:p>
                    <w:p w:rsidR="005864AE" w:rsidRDefault="001421DD" w:rsidP="005864AE">
                      <w:proofErr w:type="gramStart"/>
                      <w:r>
                        <w:t>unsigned</w:t>
                      </w:r>
                      <w:proofErr w:type="gramEnd"/>
                      <w:r>
                        <w:t xml:space="preserve"> long getDistance();</w:t>
                      </w:r>
                    </w:p>
                    <w:p w:rsidR="001421DD" w:rsidRDefault="005864AE" w:rsidP="005864AE">
                      <w:r>
                        <w:t>-----------------------------------------------------------------------------------------</w:t>
                      </w:r>
                    </w:p>
                    <w:p w:rsidR="001421DD" w:rsidRDefault="001421DD" w:rsidP="001421DD">
                      <w:r>
                        <w:t>// Trả về khoảng cách tới vật gần nhất</w:t>
                      </w:r>
                    </w:p>
                    <w:p w:rsidR="005864AE" w:rsidRDefault="001421DD" w:rsidP="005864AE">
                      <w:proofErr w:type="gramStart"/>
                      <w:r>
                        <w:t>unsigned</w:t>
                      </w:r>
                      <w:proofErr w:type="gramEnd"/>
                      <w:r>
                        <w:t xml:space="preserve"> long measureDistance();</w:t>
                      </w:r>
                    </w:p>
                    <w:p w:rsidR="005864AE" w:rsidRDefault="005864AE" w:rsidP="005864AE">
                      <w:r>
                        <w:t>-----------------------------------------------------------------------------------------</w:t>
                      </w:r>
                    </w:p>
                    <w:p w:rsidR="005864AE" w:rsidRDefault="005864AE" w:rsidP="005864AE">
                      <w:r>
                        <w:t>// Xoay xe để tìm kiếm vật</w:t>
                      </w:r>
                    </w:p>
                    <w:p w:rsidR="005864AE" w:rsidRDefault="005864AE" w:rsidP="005864AE">
                      <w:proofErr w:type="gramStart"/>
                      <w:r>
                        <w:t>boolean</w:t>
                      </w:r>
                      <w:proofErr w:type="gramEnd"/>
                      <w:r>
                        <w:t xml:space="preserve"> detectObject();</w:t>
                      </w:r>
                    </w:p>
                    <w:p w:rsidR="005864AE" w:rsidRDefault="005864AE" w:rsidP="005864AE">
                      <w:r>
                        <w:t>-----------------------------------------------------------------------------------------</w:t>
                      </w:r>
                    </w:p>
                    <w:p w:rsidR="005864AE" w:rsidRDefault="005864AE" w:rsidP="005864AE">
                      <w:r>
                        <w:t>// Dừng xe</w:t>
                      </w:r>
                    </w:p>
                    <w:p w:rsidR="005864AE" w:rsidRDefault="005864AE" w:rsidP="005864AE">
                      <w:proofErr w:type="gramStart"/>
                      <w:r>
                        <w:t>void</w:t>
                      </w:r>
                      <w:proofErr w:type="gramEnd"/>
                      <w:r>
                        <w:t xml:space="preserve"> stopMoving();</w:t>
                      </w:r>
                    </w:p>
                    <w:p w:rsidR="005864AE" w:rsidRDefault="005864AE" w:rsidP="005864AE">
                      <w:r>
                        <w:t>-----------------------------------------------------------------------------------------</w:t>
                      </w:r>
                    </w:p>
                    <w:p w:rsidR="005864AE" w:rsidRDefault="005864AE" w:rsidP="005864AE">
                      <w:r>
                        <w:t>// Tiến lên trước</w:t>
                      </w:r>
                    </w:p>
                    <w:p w:rsidR="005864AE" w:rsidRDefault="005864AE" w:rsidP="005864AE">
                      <w:r>
                        <w:t>// params: speed tốc độ quay của bánh xe (vòng/phút)</w:t>
                      </w:r>
                    </w:p>
                    <w:p w:rsidR="005864AE" w:rsidRDefault="005864AE" w:rsidP="005864AE">
                      <w:proofErr w:type="gramStart"/>
                      <w:r>
                        <w:t>void</w:t>
                      </w:r>
                      <w:proofErr w:type="gramEnd"/>
                      <w:r>
                        <w:t xml:space="preserve"> moveForward(int speed);</w:t>
                      </w:r>
                    </w:p>
                    <w:p w:rsidR="005864AE" w:rsidRDefault="005864AE" w:rsidP="005864AE">
                      <w:r>
                        <w:t>-----------------------------------------------------------------------------------------</w:t>
                      </w:r>
                    </w:p>
                    <w:p w:rsidR="005864AE" w:rsidRDefault="005864AE" w:rsidP="005864AE">
                      <w:r>
                        <w:t>// Lùi lại</w:t>
                      </w:r>
                    </w:p>
                    <w:p w:rsidR="005864AE" w:rsidRDefault="005864AE" w:rsidP="005864AE">
                      <w:r>
                        <w:t>// params: speed tốc độ quay của bánh xe (vòng/phút)</w:t>
                      </w:r>
                    </w:p>
                    <w:p w:rsidR="005864AE" w:rsidRDefault="005864AE" w:rsidP="005864AE">
                      <w:proofErr w:type="gramStart"/>
                      <w:r>
                        <w:t>void</w:t>
                      </w:r>
                      <w:proofErr w:type="gramEnd"/>
                      <w:r>
                        <w:t xml:space="preserve"> moveBackward(int speed);</w:t>
                      </w:r>
                    </w:p>
                    <w:p w:rsidR="005864AE" w:rsidRDefault="005864AE" w:rsidP="005864AE">
                      <w:r>
                        <w:t>-----------------------------------------------------------------------------------------</w:t>
                      </w:r>
                    </w:p>
                    <w:p w:rsidR="005864AE" w:rsidRDefault="005864AE" w:rsidP="005864AE">
                      <w:r>
                        <w:t>// Xoay trái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turnLeft(int angle, int speed);</w:t>
                      </w:r>
                    </w:p>
                    <w:p w:rsidR="005864AE" w:rsidRDefault="005864AE" w:rsidP="005864AE">
                      <w:r>
                        <w:t>-----------------------------------------------------------------------------------------</w:t>
                      </w:r>
                    </w:p>
                    <w:p w:rsidR="005864AE" w:rsidRDefault="005864AE" w:rsidP="005864AE">
                      <w:r>
                        <w:t>// Xoay phải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turnRight(int angle, int speed);</w:t>
                      </w:r>
                    </w:p>
                  </w:txbxContent>
                </v:textbox>
                <w10:anchorlock/>
              </v:shape>
            </w:pict>
          </mc:Fallback>
        </mc:AlternateContent>
      </w:r>
    </w:p>
    <w:p w:rsidR="001421DD" w:rsidRDefault="001421DD" w:rsidP="004077B3">
      <w:pPr>
        <w:ind w:left="576"/>
      </w:pPr>
    </w:p>
    <w:p w:rsidR="00064143" w:rsidRDefault="00064143" w:rsidP="004077B3">
      <w:pPr>
        <w:ind w:left="576"/>
      </w:pPr>
    </w:p>
    <w:p w:rsidR="00064143" w:rsidRDefault="00064143" w:rsidP="004077B3">
      <w:pPr>
        <w:ind w:left="576"/>
      </w:pPr>
    </w:p>
    <w:p w:rsidR="0084578E" w:rsidRPr="001A1634" w:rsidRDefault="0084578E" w:rsidP="00CE367E">
      <w:pPr>
        <w:ind w:left="576"/>
      </w:pPr>
    </w:p>
    <w:p w:rsidR="00B80607" w:rsidRDefault="002E1A86">
      <w:pPr>
        <w:pStyle w:val="Heading2"/>
        <w:numPr>
          <w:ilvl w:val="1"/>
          <w:numId w:val="2"/>
        </w:numPr>
      </w:pPr>
      <w:bookmarkStart w:id="43" w:name="_3as4poj"/>
      <w:bookmarkEnd w:id="43"/>
      <w:r>
        <w:lastRenderedPageBreak/>
        <w:t>Bảo mật</w:t>
      </w:r>
    </w:p>
    <w:p w:rsidR="004077B3" w:rsidRPr="001A1634" w:rsidRDefault="003730CB" w:rsidP="00CE367E">
      <w:pPr>
        <w:pStyle w:val="ListParagraph"/>
        <w:numPr>
          <w:ilvl w:val="0"/>
          <w:numId w:val="27"/>
        </w:numPr>
      </w:pPr>
      <w:r>
        <w:t>Không hỗ trợ</w:t>
      </w:r>
    </w:p>
    <w:p w:rsidR="00B80607" w:rsidRDefault="002E1A86">
      <w:pPr>
        <w:pStyle w:val="Heading2"/>
        <w:numPr>
          <w:ilvl w:val="1"/>
          <w:numId w:val="2"/>
        </w:numPr>
      </w:pPr>
      <w:bookmarkStart w:id="44" w:name="_1pxezwc"/>
      <w:bookmarkEnd w:id="44"/>
      <w:r>
        <w:t>Sao lưu phục hồi</w:t>
      </w:r>
    </w:p>
    <w:p w:rsidR="004077B3" w:rsidRPr="001A1634" w:rsidRDefault="003730CB" w:rsidP="00CE367E">
      <w:pPr>
        <w:pStyle w:val="ListParagraph"/>
        <w:numPr>
          <w:ilvl w:val="0"/>
          <w:numId w:val="27"/>
        </w:numPr>
      </w:pPr>
      <w:r>
        <w:t>Không hỗ tr</w:t>
      </w:r>
      <w:r w:rsidR="003D47D1">
        <w:t>ợ</w:t>
      </w:r>
    </w:p>
    <w:p w:rsidR="00B80607" w:rsidRDefault="002E1A86">
      <w:pPr>
        <w:pStyle w:val="Heading2"/>
        <w:numPr>
          <w:ilvl w:val="1"/>
          <w:numId w:val="2"/>
        </w:numPr>
      </w:pPr>
      <w:bookmarkStart w:id="45" w:name="_49x2ik5"/>
      <w:bookmarkEnd w:id="45"/>
      <w:r>
        <w:t>Chuyển đổi dữ liệu</w:t>
      </w:r>
    </w:p>
    <w:p w:rsidR="00B80607" w:rsidRDefault="001421DD" w:rsidP="00CE367E">
      <w:pPr>
        <w:pStyle w:val="ListParagraph"/>
        <w:numPr>
          <w:ilvl w:val="0"/>
          <w:numId w:val="27"/>
        </w:numPr>
      </w:pPr>
      <w:r>
        <w:t>Không hỗ trợ</w:t>
      </w:r>
    </w:p>
    <w:p w:rsidR="00B80607" w:rsidRDefault="002E1A86">
      <w:pPr>
        <w:pStyle w:val="Heading1"/>
        <w:numPr>
          <w:ilvl w:val="0"/>
          <w:numId w:val="2"/>
        </w:numPr>
      </w:pPr>
      <w:bookmarkStart w:id="46" w:name="_2p2csry"/>
      <w:bookmarkEnd w:id="46"/>
      <w:r>
        <w:t>Danh mục tài liệu liên quan</w:t>
      </w:r>
    </w:p>
    <w:p w:rsidR="00B80607" w:rsidRPr="00CE367E" w:rsidRDefault="00CA72B5">
      <w:pPr>
        <w:rPr>
          <w:b/>
          <w:lang w:eastAsia="ja-JP"/>
        </w:rPr>
      </w:pPr>
      <w:r w:rsidRPr="00CE367E">
        <w:rPr>
          <w:b/>
          <w:lang w:eastAsia="ja-JP"/>
        </w:rPr>
        <w:t>Tài liệu hướng dẫn sử dụng Qbot:</w:t>
      </w:r>
    </w:p>
    <w:p w:rsidR="00CA72B5" w:rsidRDefault="00CA72B5">
      <w:pPr>
        <w:rPr>
          <w:lang w:eastAsia="ja-JP"/>
        </w:rPr>
      </w:pPr>
      <w:hyperlink r:id="rId15" w:history="1">
        <w:r>
          <w:rPr>
            <w:rStyle w:val="Hyperlink"/>
          </w:rPr>
          <w:t>https://www.dropbox.com/sh/j71cx7dj1nww4z6/AAAmD9s6R15CTErFykYmA90-a?dl=0</w:t>
        </w:r>
      </w:hyperlink>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6"/>
          <w:footerReference w:type="default" r:id="rId17"/>
          <w:footerReference w:type="first" r:id="rId18"/>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31B" w:rsidRDefault="001A431B">
      <w:pPr>
        <w:spacing w:after="0" w:line="240" w:lineRule="auto"/>
      </w:pPr>
      <w:r>
        <w:separator/>
      </w:r>
    </w:p>
  </w:endnote>
  <w:endnote w:type="continuationSeparator" w:id="0">
    <w:p w:rsidR="001A431B" w:rsidRDefault="001A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CE367E">
      <w:rPr>
        <w:noProof/>
      </w:rPr>
      <w:t>10</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31B" w:rsidRDefault="001A431B">
      <w:pPr>
        <w:spacing w:after="0" w:line="240" w:lineRule="auto"/>
      </w:pPr>
      <w:r>
        <w:separator/>
      </w:r>
    </w:p>
  </w:footnote>
  <w:footnote w:type="continuationSeparator" w:id="0">
    <w:p w:rsidR="001A431B" w:rsidRDefault="001A4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à Nguyễn">
    <w15:presenceInfo w15:providerId="Windows Live" w15:userId="87d18cb4e3083420"/>
  </w15:person>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80607"/>
    <w:rsid w:val="00056785"/>
    <w:rsid w:val="00064143"/>
    <w:rsid w:val="00092331"/>
    <w:rsid w:val="0013161A"/>
    <w:rsid w:val="00137681"/>
    <w:rsid w:val="001421DD"/>
    <w:rsid w:val="0019454A"/>
    <w:rsid w:val="001A1634"/>
    <w:rsid w:val="001A431B"/>
    <w:rsid w:val="001B621D"/>
    <w:rsid w:val="002A58C6"/>
    <w:rsid w:val="002C6FEA"/>
    <w:rsid w:val="002E1A86"/>
    <w:rsid w:val="002E2D8B"/>
    <w:rsid w:val="003165CA"/>
    <w:rsid w:val="00366707"/>
    <w:rsid w:val="003730CB"/>
    <w:rsid w:val="003A2DBB"/>
    <w:rsid w:val="003C773D"/>
    <w:rsid w:val="003D47D1"/>
    <w:rsid w:val="003E706E"/>
    <w:rsid w:val="004077B3"/>
    <w:rsid w:val="0044684C"/>
    <w:rsid w:val="0047575C"/>
    <w:rsid w:val="0049120D"/>
    <w:rsid w:val="00495EE6"/>
    <w:rsid w:val="004C3986"/>
    <w:rsid w:val="004F215D"/>
    <w:rsid w:val="00582C3F"/>
    <w:rsid w:val="005864AE"/>
    <w:rsid w:val="005A0FE2"/>
    <w:rsid w:val="005A252C"/>
    <w:rsid w:val="005A5CC7"/>
    <w:rsid w:val="0065683D"/>
    <w:rsid w:val="00684396"/>
    <w:rsid w:val="0070719F"/>
    <w:rsid w:val="0071674B"/>
    <w:rsid w:val="007672B2"/>
    <w:rsid w:val="007C23CB"/>
    <w:rsid w:val="007E6C23"/>
    <w:rsid w:val="0084578E"/>
    <w:rsid w:val="00880E01"/>
    <w:rsid w:val="008A61FA"/>
    <w:rsid w:val="008E6D63"/>
    <w:rsid w:val="009A3D4F"/>
    <w:rsid w:val="009C26F7"/>
    <w:rsid w:val="009D681B"/>
    <w:rsid w:val="009E5FD8"/>
    <w:rsid w:val="00A624C7"/>
    <w:rsid w:val="00A83466"/>
    <w:rsid w:val="00AF35F5"/>
    <w:rsid w:val="00B35918"/>
    <w:rsid w:val="00B80607"/>
    <w:rsid w:val="00B826B7"/>
    <w:rsid w:val="00C10E16"/>
    <w:rsid w:val="00C44E09"/>
    <w:rsid w:val="00C61B11"/>
    <w:rsid w:val="00C91B91"/>
    <w:rsid w:val="00CA72B5"/>
    <w:rsid w:val="00CE367E"/>
    <w:rsid w:val="00D103E3"/>
    <w:rsid w:val="00D15FE5"/>
    <w:rsid w:val="00D849E2"/>
    <w:rsid w:val="00DD4151"/>
    <w:rsid w:val="00E016FE"/>
    <w:rsid w:val="00E03D17"/>
    <w:rsid w:val="00E75CB9"/>
    <w:rsid w:val="00ED731E"/>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MS Mincho" w:hAnsi="Tahoma" w:cs="Tahoma"/>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MS Mincho" w:hAnsi="Tahoma" w:cs="Tahoma"/>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dropbox.com/sh/j71cx7dj1nww4z6/AAAmD9s6R15CTErFykYmA90-a?dl=0" TargetMode="External"/><Relationship Id="rId10" Type="http://schemas.openxmlformats.org/officeDocument/2006/relationships/package" Target="embeddings/Microsoft_Excel_Worksheet1.xlsx"/><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B6B55-24C0-4583-AC30-F7172AF47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12</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Tran Tung</cp:lastModifiedBy>
  <cp:revision>37</cp:revision>
  <dcterms:created xsi:type="dcterms:W3CDTF">2019-03-26T02:56:00Z</dcterms:created>
  <dcterms:modified xsi:type="dcterms:W3CDTF">2019-05-20T17:29:00Z</dcterms:modified>
  <dc:language>en-US</dc:language>
</cp:coreProperties>
</file>