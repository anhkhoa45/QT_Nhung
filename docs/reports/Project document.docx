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F85BB4">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F85BB4">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F85BB4">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7" o:title=""/>
          </v:shape>
          <o:OLEObject Type="Embed" ProgID="Excel.Sheet.12" ShapeID="_x0000_i1025" DrawAspect="Content" ObjectID="_1619880950" r:id="rId8"/>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Text Box 2" o:sp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8240"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2336"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2B19BF6"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EA593A" id="Straight Arrow Connector 6" o:spid="_x0000_s1026" type="#_x0000_t32" style="position:absolute;margin-left:95.65pt;margin-top:70.65pt;width:7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50048"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40832"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70528"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5648"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C91B91">
      <w:pPr>
        <w:ind w:left="576"/>
        <w:rPr>
          <w:ins w:id="170" w:author="Khoa Anh" w:date="2019-05-20T18:06:00Z"/>
        </w:rPr>
        <w:pPrChange w:id="171" w:author="Khoa Anh" w:date="2019-05-20T18:09: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bookmarkStart w:id="181" w:name="_GoBack"/>
        <w:bookmarkEnd w:id="181"/>
      </w:ins>
    </w:p>
    <w:p w:rsidR="00F362C0" w:rsidRPr="002E2D8B" w:rsidRDefault="00C91B91" w:rsidP="00F362C0">
      <w:pPr>
        <w:ind w:left="576"/>
        <w:rPr>
          <w:rPrChange w:id="182" w:author="Khoa Anh" w:date="2019-05-20T17:47:00Z">
            <w:rPr/>
          </w:rPrChange>
        </w:rPr>
        <w:pPrChange w:id="183" w:author="Khoa Anh" w:date="2019-05-20T18:05:00Z">
          <w:pPr>
            <w:pStyle w:val="Heading2"/>
            <w:numPr>
              <w:ilvl w:val="1"/>
              <w:numId w:val="2"/>
            </w:numPr>
          </w:pPr>
        </w:pPrChange>
      </w:pPr>
      <w:ins w:id="184" w:author="Khoa Anh" w:date="2019-05-20T18:07:00Z">
        <w:r>
          <w:t>Để ngưng hoạt động của robot</w:t>
        </w:r>
      </w:ins>
      <w:ins w:id="185" w:author="Khoa Anh" w:date="2019-05-20T18:08:00Z">
        <w:r>
          <w:t xml:space="preserve">, </w:t>
        </w:r>
      </w:ins>
      <w:ins w:id="186" w:author="Khoa Anh" w:date="2019-05-20T18:09:00Z">
        <w:r>
          <w:t>chuyển công tắc phía sau robot sang O</w:t>
        </w:r>
        <w:r>
          <w:t>FF</w:t>
        </w:r>
        <w:r>
          <w:t>.</w:t>
        </w:r>
      </w:ins>
    </w:p>
    <w:p w:rsidR="00B80607" w:rsidRDefault="002E1A86">
      <w:pPr>
        <w:pStyle w:val="Heading2"/>
        <w:numPr>
          <w:ilvl w:val="1"/>
          <w:numId w:val="2"/>
        </w:numPr>
        <w:rPr>
          <w:ins w:id="187" w:author="Khoa Anh" w:date="2019-05-20T17:36:00Z"/>
        </w:rPr>
      </w:pPr>
      <w:bookmarkStart w:id="188" w:name="_qsh70q"/>
      <w:bookmarkEnd w:id="188"/>
      <w:r>
        <w:t>Đặc tả giao diện API (interface)</w:t>
      </w:r>
    </w:p>
    <w:p w:rsidR="004077B3" w:rsidRPr="004077B3" w:rsidRDefault="004077B3" w:rsidP="004077B3">
      <w:pPr>
        <w:ind w:left="576"/>
        <w:rPr>
          <w:rPrChange w:id="189" w:author="Khoa Anh" w:date="2019-05-20T17:36:00Z">
            <w:rPr/>
          </w:rPrChange>
        </w:rPr>
        <w:pPrChange w:id="190" w:author="Khoa Anh" w:date="2019-05-20T17:36:00Z">
          <w:pPr>
            <w:pStyle w:val="Heading2"/>
            <w:numPr>
              <w:ilvl w:val="1"/>
              <w:numId w:val="2"/>
            </w:numPr>
          </w:pPr>
        </w:pPrChange>
      </w:pPr>
    </w:p>
    <w:p w:rsidR="00B80607" w:rsidRDefault="002E1A86">
      <w:pPr>
        <w:pStyle w:val="Heading2"/>
        <w:numPr>
          <w:ilvl w:val="1"/>
          <w:numId w:val="2"/>
        </w:numPr>
        <w:rPr>
          <w:ins w:id="191" w:author="Khoa Anh" w:date="2019-05-20T17:36:00Z"/>
        </w:rPr>
      </w:pPr>
      <w:bookmarkStart w:id="192" w:name="_3as4poj"/>
      <w:bookmarkEnd w:id="192"/>
      <w:r>
        <w:t>Bảo mật</w:t>
      </w:r>
    </w:p>
    <w:p w:rsidR="004077B3" w:rsidRPr="004077B3" w:rsidRDefault="004077B3" w:rsidP="004077B3">
      <w:pPr>
        <w:ind w:left="576"/>
        <w:rPr>
          <w:rPrChange w:id="193" w:author="Khoa Anh" w:date="2019-05-20T17:36:00Z">
            <w:rPr/>
          </w:rPrChange>
        </w:rPr>
        <w:pPrChange w:id="194" w:author="Khoa Anh" w:date="2019-05-20T17:36:00Z">
          <w:pPr>
            <w:pStyle w:val="Heading2"/>
            <w:numPr>
              <w:ilvl w:val="1"/>
              <w:numId w:val="2"/>
            </w:numPr>
          </w:pPr>
        </w:pPrChange>
      </w:pPr>
    </w:p>
    <w:p w:rsidR="00B80607" w:rsidRDefault="002E1A86">
      <w:pPr>
        <w:pStyle w:val="Heading2"/>
        <w:numPr>
          <w:ilvl w:val="1"/>
          <w:numId w:val="2"/>
        </w:numPr>
        <w:rPr>
          <w:ins w:id="195" w:author="Khoa Anh" w:date="2019-05-20T17:36:00Z"/>
        </w:rPr>
      </w:pPr>
      <w:bookmarkStart w:id="196" w:name="_1pxezwc"/>
      <w:bookmarkEnd w:id="196"/>
      <w:r>
        <w:lastRenderedPageBreak/>
        <w:t>Sao lưu phục hồi</w:t>
      </w:r>
    </w:p>
    <w:p w:rsidR="004077B3" w:rsidRPr="004077B3" w:rsidRDefault="004077B3" w:rsidP="004077B3">
      <w:pPr>
        <w:ind w:left="576"/>
        <w:rPr>
          <w:rPrChange w:id="197" w:author="Khoa Anh" w:date="2019-05-20T17:36:00Z">
            <w:rPr/>
          </w:rPrChange>
        </w:rPr>
        <w:pPrChange w:id="198" w:author="Khoa Anh" w:date="2019-05-20T17:36:00Z">
          <w:pPr>
            <w:pStyle w:val="Heading2"/>
            <w:numPr>
              <w:ilvl w:val="1"/>
              <w:numId w:val="2"/>
            </w:numPr>
          </w:pPr>
        </w:pPrChange>
      </w:pPr>
    </w:p>
    <w:p w:rsidR="00B80607" w:rsidRDefault="002E1A86">
      <w:pPr>
        <w:pStyle w:val="Heading2"/>
        <w:numPr>
          <w:ilvl w:val="1"/>
          <w:numId w:val="2"/>
        </w:numPr>
      </w:pPr>
      <w:bookmarkStart w:id="199" w:name="_49x2ik5"/>
      <w:bookmarkEnd w:id="199"/>
      <w:r>
        <w:t>Chuyển đổi dữ liệu</w:t>
      </w:r>
    </w:p>
    <w:p w:rsidR="00B80607" w:rsidRDefault="00B80607" w:rsidP="004077B3">
      <w:pPr>
        <w:ind w:left="432"/>
        <w:pPrChange w:id="200" w:author="Khoa Anh" w:date="2019-05-20T17:36:00Z">
          <w:pPr/>
        </w:pPrChange>
      </w:pPr>
    </w:p>
    <w:p w:rsidR="00B80607" w:rsidRDefault="002E1A86">
      <w:pPr>
        <w:pStyle w:val="Heading1"/>
        <w:numPr>
          <w:ilvl w:val="0"/>
          <w:numId w:val="2"/>
        </w:numPr>
      </w:pPr>
      <w:bookmarkStart w:id="201" w:name="_2p2csry"/>
      <w:bookmarkEnd w:id="201"/>
      <w:r>
        <w:t>Danh mục tài liệu liên quan</w:t>
      </w:r>
    </w:p>
    <w:p w:rsidR="00B80607" w:rsidRPr="00CA72B5" w:rsidRDefault="00CA72B5">
      <w:pPr>
        <w:rPr>
          <w:ins w:id="202" w:author="Tran Tung" w:date="2019-05-06T22:55:00Z"/>
          <w:b/>
          <w:lang w:eastAsia="ja-JP"/>
          <w:rPrChange w:id="203" w:author="Tran Tung" w:date="2019-05-06T22:56:00Z">
            <w:rPr>
              <w:ins w:id="204" w:author="Tran Tung" w:date="2019-05-06T22:55:00Z"/>
              <w:lang w:eastAsia="ja-JP"/>
            </w:rPr>
          </w:rPrChange>
        </w:rPr>
      </w:pPr>
      <w:ins w:id="205" w:author="Tran Tung" w:date="2019-05-06T22:55:00Z">
        <w:r w:rsidRPr="00CA72B5">
          <w:rPr>
            <w:b/>
            <w:lang w:eastAsia="ja-JP"/>
            <w:rPrChange w:id="206" w:author="Tran Tung" w:date="2019-05-06T22:56:00Z">
              <w:rPr>
                <w:lang w:eastAsia="ja-JP"/>
              </w:rPr>
            </w:rPrChange>
          </w:rPr>
          <w:t>Tài liệu hướng dẫn sử dụng Qbot:</w:t>
        </w:r>
      </w:ins>
    </w:p>
    <w:p w:rsidR="00CA72B5" w:rsidRDefault="00CA72B5">
      <w:pPr>
        <w:rPr>
          <w:ins w:id="207" w:author="Tran Tung" w:date="2019-05-06T22:56:00Z"/>
          <w:lang w:eastAsia="ja-JP"/>
        </w:rPr>
      </w:pPr>
      <w:ins w:id="208"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1"/>
          <w:footerReference w:type="default" r:id="rId12"/>
          <w:footerReference w:type="first" r:id="rId13"/>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BB4" w:rsidRDefault="00F85BB4">
      <w:pPr>
        <w:spacing w:after="0" w:line="240" w:lineRule="auto"/>
      </w:pPr>
      <w:r>
        <w:separator/>
      </w:r>
    </w:p>
  </w:endnote>
  <w:endnote w:type="continuationSeparator" w:id="0">
    <w:p w:rsidR="00F85BB4" w:rsidRDefault="00F85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BB4" w:rsidRDefault="00F85BB4">
      <w:pPr>
        <w:spacing w:after="0" w:line="240" w:lineRule="auto"/>
      </w:pPr>
      <w:r>
        <w:separator/>
      </w:r>
    </w:p>
  </w:footnote>
  <w:footnote w:type="continuationSeparator" w:id="0">
    <w:p w:rsidR="00F85BB4" w:rsidRDefault="00F85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13161A"/>
    <w:rsid w:val="0019454A"/>
    <w:rsid w:val="001B621D"/>
    <w:rsid w:val="002A58C6"/>
    <w:rsid w:val="002C6FEA"/>
    <w:rsid w:val="002E1A86"/>
    <w:rsid w:val="002E2D8B"/>
    <w:rsid w:val="003165CA"/>
    <w:rsid w:val="003C773D"/>
    <w:rsid w:val="004077B3"/>
    <w:rsid w:val="0047575C"/>
    <w:rsid w:val="0049120D"/>
    <w:rsid w:val="00495EE6"/>
    <w:rsid w:val="00582C3F"/>
    <w:rsid w:val="005A0FE2"/>
    <w:rsid w:val="005A252C"/>
    <w:rsid w:val="0065683D"/>
    <w:rsid w:val="0070719F"/>
    <w:rsid w:val="0071674B"/>
    <w:rsid w:val="007672B2"/>
    <w:rsid w:val="00880E01"/>
    <w:rsid w:val="008A61FA"/>
    <w:rsid w:val="009A3D4F"/>
    <w:rsid w:val="009C26F7"/>
    <w:rsid w:val="009D681B"/>
    <w:rsid w:val="009E5FD8"/>
    <w:rsid w:val="00A624C7"/>
    <w:rsid w:val="00A83466"/>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85BB4"/>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9</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18</cp:revision>
  <dcterms:created xsi:type="dcterms:W3CDTF">2019-03-26T02:56:00Z</dcterms:created>
  <dcterms:modified xsi:type="dcterms:W3CDTF">2019-05-20T11:09:00Z</dcterms:modified>
  <dc:language>en-US</dc:language>
</cp:coreProperties>
</file>